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8CDFA" w14:textId="77777777" w:rsidR="00E76159" w:rsidRDefault="00696CDC">
      <w:pPr>
        <w:spacing w:after="60"/>
        <w:jc w:val="center"/>
      </w:pPr>
      <w:r>
        <w:rPr>
          <w:b/>
          <w:bCs/>
          <w:color w:val="1F3864"/>
          <w:sz w:val="32"/>
          <w:szCs w:val="32"/>
        </w:rPr>
        <w:t>Temps de résorption du 1,2,4-triazole dans le Léman</w:t>
      </w:r>
    </w:p>
    <w:p w14:paraId="4802BCEC" w14:textId="77777777" w:rsidR="00E76159" w:rsidRDefault="00696CDC">
      <w:pPr>
        <w:spacing w:after="40"/>
        <w:jc w:val="center"/>
        <w:rPr>
          <w:b/>
          <w:bCs/>
          <w:color w:val="44546A"/>
          <w:sz w:val="24"/>
          <w:szCs w:val="24"/>
        </w:rPr>
      </w:pPr>
      <w:r w:rsidRPr="001D6BED">
        <w:rPr>
          <w:b/>
          <w:bCs/>
          <w:color w:val="44546A"/>
          <w:sz w:val="24"/>
          <w:szCs w:val="24"/>
        </w:rPr>
        <w:t>Note technique</w:t>
      </w:r>
    </w:p>
    <w:p w14:paraId="777FFEC9" w14:textId="77777777" w:rsidR="001D6BED" w:rsidRPr="001D6BED" w:rsidRDefault="001D6BED">
      <w:pPr>
        <w:spacing w:after="40"/>
        <w:jc w:val="center"/>
        <w:rPr>
          <w:b/>
          <w:bCs/>
          <w:sz w:val="24"/>
          <w:szCs w:val="24"/>
        </w:rPr>
      </w:pPr>
    </w:p>
    <w:p w14:paraId="2C16800E" w14:textId="40E70C18" w:rsidR="00E76159" w:rsidRDefault="00696CDC">
      <w:pPr>
        <w:spacing w:after="20"/>
        <w:jc w:val="center"/>
        <w:rPr>
          <w:b/>
          <w:bCs/>
          <w:sz w:val="19"/>
          <w:szCs w:val="19"/>
        </w:rPr>
      </w:pPr>
      <w:r>
        <w:rPr>
          <w:b/>
          <w:bCs/>
          <w:sz w:val="19"/>
          <w:szCs w:val="19"/>
        </w:rPr>
        <w:t>Tomy Doda¹, Damien Bouffard¹</w:t>
      </w:r>
      <w:r w:rsidR="001D6BED" w:rsidRPr="001D6BED">
        <w:rPr>
          <w:b/>
          <w:bCs/>
          <w:sz w:val="19"/>
          <w:szCs w:val="19"/>
          <w:vertAlign w:val="superscript"/>
        </w:rPr>
        <w:t>,</w:t>
      </w:r>
      <w:r>
        <w:rPr>
          <w:b/>
          <w:bCs/>
          <w:sz w:val="19"/>
          <w:szCs w:val="19"/>
        </w:rPr>
        <w:t>²</w:t>
      </w:r>
    </w:p>
    <w:p w14:paraId="36CD2A4C" w14:textId="77777777" w:rsidR="001D6BED" w:rsidRDefault="001D6BED">
      <w:pPr>
        <w:spacing w:after="20"/>
        <w:jc w:val="center"/>
      </w:pPr>
    </w:p>
    <w:p w14:paraId="763B5626" w14:textId="6CDCCC47" w:rsidR="00E76159" w:rsidRPr="001D6BED" w:rsidRDefault="00696CDC" w:rsidP="001D6BED">
      <w:pPr>
        <w:pStyle w:val="ListParagraph"/>
        <w:numPr>
          <w:ilvl w:val="0"/>
          <w:numId w:val="2"/>
        </w:numPr>
        <w:spacing w:after="10"/>
        <w:jc w:val="center"/>
        <w:rPr>
          <w:color w:val="666666"/>
          <w:sz w:val="15"/>
          <w:szCs w:val="15"/>
        </w:rPr>
      </w:pPr>
      <w:r w:rsidRPr="001D6BED">
        <w:rPr>
          <w:color w:val="666666"/>
          <w:sz w:val="15"/>
          <w:szCs w:val="15"/>
        </w:rPr>
        <w:t>Faculty of Geosciences and Environment, Institute of Earth Surface Dynamics, University of Lausanne, Lausanne, Switzerland</w:t>
      </w:r>
    </w:p>
    <w:p w14:paraId="5E7FEE10" w14:textId="77777777" w:rsidR="001D6BED" w:rsidRDefault="001D6BED" w:rsidP="001D6BED">
      <w:pPr>
        <w:pStyle w:val="ListParagraph"/>
        <w:spacing w:after="10"/>
        <w:ind w:left="720"/>
      </w:pPr>
    </w:p>
    <w:p w14:paraId="5D64F16E" w14:textId="77777777" w:rsidR="00E76159" w:rsidRDefault="00696CDC">
      <w:pPr>
        <w:spacing w:after="60"/>
        <w:jc w:val="center"/>
        <w:rPr>
          <w:color w:val="666666"/>
          <w:sz w:val="15"/>
          <w:szCs w:val="15"/>
        </w:rPr>
      </w:pPr>
      <w:r>
        <w:rPr>
          <w:color w:val="666666"/>
          <w:sz w:val="15"/>
          <w:szCs w:val="15"/>
        </w:rPr>
        <w:t>2) Department of Surface Waters — Research and Management, Eawag, Swiss Federal Institute of Aquatic Science and Technology, Kastanienbaum, Switzerland</w:t>
      </w:r>
    </w:p>
    <w:p w14:paraId="6129B0EE" w14:textId="77777777" w:rsidR="001D6BED" w:rsidRDefault="001D6BED">
      <w:pPr>
        <w:spacing w:after="60"/>
        <w:jc w:val="center"/>
        <w:rPr>
          <w:color w:val="666666"/>
          <w:sz w:val="15"/>
          <w:szCs w:val="15"/>
        </w:rPr>
      </w:pPr>
    </w:p>
    <w:p w14:paraId="10F2B487" w14:textId="77777777" w:rsidR="001D6BED" w:rsidRDefault="001D6BED">
      <w:pPr>
        <w:spacing w:after="60"/>
        <w:jc w:val="center"/>
      </w:pPr>
    </w:p>
    <w:p w14:paraId="048EEBF2" w14:textId="77777777" w:rsidR="00E76159" w:rsidRDefault="00696CDC">
      <w:pPr>
        <w:spacing w:after="20"/>
        <w:jc w:val="center"/>
      </w:pPr>
      <w:r>
        <w:rPr>
          <w:i/>
          <w:iCs/>
          <w:color w:val="44546A"/>
          <w:sz w:val="19"/>
          <w:szCs w:val="19"/>
        </w:rPr>
        <w:t>Estimation par un modèle à deux compartiments (épilimnion / hypolimnion) après arrêt hypothétique de la source de pollution</w:t>
      </w:r>
    </w:p>
    <w:p w14:paraId="79FE545D" w14:textId="77777777" w:rsidR="00E76159" w:rsidRDefault="00696CDC">
      <w:pPr>
        <w:spacing w:after="180"/>
        <w:jc w:val="center"/>
      </w:pPr>
      <w:r>
        <w:rPr>
          <w:color w:val="808080"/>
          <w:sz w:val="16"/>
          <w:szCs w:val="16"/>
        </w:rPr>
        <w:t>Août 2026</w:t>
      </w:r>
    </w:p>
    <w:p w14:paraId="2CF76F7E" w14:textId="77777777" w:rsidR="00E76159" w:rsidRDefault="00696CDC">
      <w:pPr>
        <w:pStyle w:val="Heading1"/>
      </w:pPr>
      <w:r>
        <w:t>1. Contexte et problématique</w:t>
      </w:r>
    </w:p>
    <w:p w14:paraId="2B7D0A6B" w14:textId="0A23AD85" w:rsidR="00E76159" w:rsidRDefault="00696CDC">
      <w:pPr>
        <w:spacing w:after="100"/>
        <w:jc w:val="both"/>
      </w:pPr>
      <w:r>
        <w:t>Durant l'été 2025, du 1,2,4-triazole a été détecté dans l'eau potable du Léman à ~0,7 µg/l, au-delà de la valeur de précaution fédérale de 0,1 µg/l</w:t>
      </w:r>
      <w:r w:rsidR="00FD048F">
        <w:t xml:space="preserve"> </w:t>
      </w:r>
      <w:r w:rsidR="00AF1B53">
        <w:t>(</w:t>
      </w:r>
      <w:ins w:id="0" w:author="Tomy Doda" w:date="2026-08-10T11:38:00Z" w16du:dateUtc="2026-08-10T09:38:00Z">
        <w:r w:rsidR="00AF1B53">
          <w:t>D</w:t>
        </w:r>
      </w:ins>
      <w:ins w:id="1" w:author="Tomy Doda" w:date="2026-08-10T11:36:00Z">
        <w:r w:rsidR="00FD048F" w:rsidRPr="00FD048F">
          <w:t xml:space="preserve">FI, 2016, annexe </w:t>
        </w:r>
      </w:ins>
      <w:ins w:id="2" w:author="Tomy Doda" w:date="2026-08-10T11:37:00Z" w16du:dateUtc="2026-08-10T09:37:00Z">
        <w:r w:rsidR="00C502AB">
          <w:t>1</w:t>
        </w:r>
      </w:ins>
      <w:ins w:id="3" w:author="Tomy Doda" w:date="2026-08-10T11:38:00Z" w16du:dateUtc="2026-08-10T09:38:00Z">
        <w:r w:rsidR="007F15E6">
          <w:t xml:space="preserve"> pour les </w:t>
        </w:r>
      </w:ins>
      <w:ins w:id="4" w:author="Tomy Doda" w:date="2026-08-10T11:39:00Z" w16du:dateUtc="2026-08-10T09:39:00Z">
        <w:r w:rsidR="007F15E6">
          <w:t>pesticides</w:t>
        </w:r>
      </w:ins>
      <w:del w:id="5" w:author="Tomy Doda" w:date="2026-08-10T11:36:00Z" w16du:dateUtc="2026-08-10T09:36:00Z">
        <w:r w:rsidR="00D31D5D" w:rsidDel="00D31D5D">
          <w:rPr>
            <w:highlight w:val="yellow"/>
          </w:rPr>
          <w:delText>SOURCE</w:delText>
        </w:r>
      </w:del>
      <w:r w:rsidRPr="00A9486E">
        <w:rPr>
          <w:highlight w:val="yellow"/>
        </w:rPr>
        <w:t>)</w:t>
      </w:r>
      <w:r>
        <w:t>. Les analyses désignent le site chimique de Monthey (Syngenta) comme source principale, via un rejet probablement ancien dans le Rhône plutôt qu'un événement ponctuel</w:t>
      </w:r>
      <w:r w:rsidR="001D6BED">
        <w:t>.</w:t>
      </w:r>
    </w:p>
    <w:p w14:paraId="770575F2" w14:textId="57FEF81F" w:rsidR="00E76159" w:rsidRDefault="00696CDC">
      <w:pPr>
        <w:spacing w:after="100"/>
        <w:jc w:val="both"/>
      </w:pPr>
      <w:r>
        <w:t xml:space="preserve">Cette note s'intéresse à la question suivante : si les rejets </w:t>
      </w:r>
      <w:r w:rsidR="001D6BED">
        <w:t>sont</w:t>
      </w:r>
      <w:r>
        <w:t xml:space="preserve"> stoppés à la source, combien de temps </w:t>
      </w:r>
      <w:r w:rsidR="001D6BED">
        <w:t>faut</w:t>
      </w:r>
      <w:r>
        <w:t>-il pour que la concentration dans le lac repasse sous 0,1 µg/l ? La réponse dépend surtout de la fréquence des brassages profonds qui homogénéisent surface et profondeur, et de la distribution en profondeur d'équilibrage des eaux entrant dans le Léman. Pour cela, nous utilisons un modèle simplifié à deux compartiments</w:t>
      </w:r>
      <w:ins w:id="6" w:author="Tomy Doda" w:date="2026-08-10T11:40:00Z" w16du:dateUtc="2026-08-10T09:40:00Z">
        <w:r w:rsidR="00EC1413">
          <w:t xml:space="preserve"> (</w:t>
        </w:r>
      </w:ins>
      <w:ins w:id="7" w:author="Tomy Doda" w:date="2026-08-10T11:50:00Z" w16du:dateUtc="2026-08-10T09:50:00Z">
        <w:r w:rsidR="004001F1">
          <w:t>é</w:t>
        </w:r>
      </w:ins>
      <w:ins w:id="8" w:author="Tomy Doda" w:date="2026-08-10T11:40:00Z" w16du:dateUtc="2026-08-10T09:40:00Z">
        <w:r w:rsidR="00EC1413">
          <w:t>pilimnion / hypolimnion)</w:t>
        </w:r>
      </w:ins>
      <w:del w:id="9" w:author="Tomy Doda" w:date="2026-08-10T11:40:00Z" w16du:dateUtc="2026-08-10T09:40:00Z">
        <w:r w:rsidDel="00EC1413">
          <w:delText>.</w:delText>
        </w:r>
      </w:del>
    </w:p>
    <w:p w14:paraId="278AC545" w14:textId="77777777" w:rsidR="00E76159" w:rsidRDefault="00696CDC">
      <w:pPr>
        <w:pStyle w:val="Heading1"/>
      </w:pPr>
      <w:r>
        <w:t>2. Conditions initiales</w:t>
      </w:r>
    </w:p>
    <w:p w14:paraId="11BEA164" w14:textId="6D087875" w:rsidR="00E76159" w:rsidRDefault="00696CDC">
      <w:pPr>
        <w:spacing w:after="100"/>
        <w:jc w:val="both"/>
      </w:pPr>
      <w:r>
        <w:t xml:space="preserve">Le </w:t>
      </w:r>
      <w:commentRangeStart w:id="10"/>
      <w:r>
        <w:t>profil vertical mesuré à la station SHL2 (centre du Grand Lac)</w:t>
      </w:r>
      <w:commentRangeEnd w:id="10"/>
      <w:r w:rsidR="003C1C27">
        <w:rPr>
          <w:rStyle w:val="CommentReference"/>
          <w:sz w:val="20"/>
          <w:szCs w:val="20"/>
        </w:rPr>
        <w:commentReference w:id="10"/>
      </w:r>
      <w:r>
        <w:t xml:space="preserve"> sert de condition initiale : 5 points de 1 à 305 m, de 0,35 à 0,94 µg/l</w:t>
      </w:r>
      <w:ins w:id="11" w:author="Tomy Doda" w:date="2026-08-10T17:22:00Z" w16du:dateUtc="2026-08-10T15:22:00Z">
        <w:r w:rsidR="00552326">
          <w:t xml:space="preserve"> (Fig. 1)</w:t>
        </w:r>
      </w:ins>
      <w:ins w:id="12" w:author="Tomy Doda" w:date="2026-08-10T11:41:00Z" w16du:dateUtc="2026-08-10T09:41:00Z">
        <w:r w:rsidR="00F14DC2">
          <w:t xml:space="preserve">. </w:t>
        </w:r>
        <w:r w:rsidR="00E61780">
          <w:t xml:space="preserve">L’augmentation de concentration avec la profondeur </w:t>
        </w:r>
      </w:ins>
      <w:del w:id="13" w:author="Tomy Doda" w:date="2026-08-10T11:41:00Z" w16du:dateUtc="2026-08-10T09:41:00Z">
        <w:r w:rsidDel="00F14DC2">
          <w:delText xml:space="preserve">, </w:delText>
        </w:r>
        <w:r w:rsidDel="00E61780">
          <w:delText>stratification</w:delText>
        </w:r>
      </w:del>
      <w:ins w:id="14" w:author="Tomy Doda" w:date="2026-08-10T11:41:00Z" w16du:dateUtc="2026-08-10T09:41:00Z">
        <w:r w:rsidR="00E61780">
          <w:t>est</w:t>
        </w:r>
      </w:ins>
      <w:r>
        <w:t xml:space="preserve"> </w:t>
      </w:r>
      <w:commentRangeStart w:id="15"/>
      <w:r>
        <w:t>cohérente avec un apport du Rhône qui plonge en profondeur.</w:t>
      </w:r>
      <w:commentRangeEnd w:id="15"/>
      <w:r w:rsidR="00760C73">
        <w:rPr>
          <w:rStyle w:val="CommentReference"/>
          <w:sz w:val="20"/>
          <w:szCs w:val="20"/>
        </w:rPr>
        <w:commentReference w:id="15"/>
      </w:r>
    </w:p>
    <w:p w14:paraId="59422B14" w14:textId="5A82F445" w:rsidR="00E76159" w:rsidRDefault="00696CDC">
      <w:pPr>
        <w:spacing w:before="70" w:after="35"/>
        <w:jc w:val="center"/>
        <w:rPr>
          <w:ins w:id="16" w:author="Tomy Doda" w:date="2026-08-10T17:16:00Z" w16du:dateUtc="2026-08-10T15:16:00Z"/>
        </w:rPr>
      </w:pPr>
      <w:del w:id="17" w:author="Tomy Doda" w:date="2026-08-10T17:16:00Z" w16du:dateUtc="2026-08-10T15:16:00Z">
        <w:r w:rsidDel="00E357E6">
          <w:rPr>
            <w:noProof/>
          </w:rPr>
          <w:drawing>
            <wp:inline distT="0" distB="0" distL="0" distR="0" wp14:anchorId="094DFC43" wp14:editId="6CE1D25B">
              <wp:extent cx="2047875" cy="1533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47875" cy="1533525"/>
                      </a:xfrm>
                      <a:prstGeom prst="rect">
                        <a:avLst/>
                      </a:prstGeom>
                    </pic:spPr>
                  </pic:pic>
                </a:graphicData>
              </a:graphic>
            </wp:inline>
          </w:drawing>
        </w:r>
      </w:del>
    </w:p>
    <w:p w14:paraId="75493481" w14:textId="0A4F9D53" w:rsidR="00E357E6" w:rsidRDefault="00E357E6">
      <w:pPr>
        <w:spacing w:before="70" w:after="35"/>
        <w:jc w:val="center"/>
      </w:pPr>
      <w:ins w:id="18" w:author="Tomy Doda" w:date="2026-08-10T17:16:00Z" w16du:dateUtc="2026-08-10T15:16:00Z">
        <w:r>
          <w:rPr>
            <w:noProof/>
          </w:rPr>
          <w:drawing>
            <wp:inline distT="0" distB="0" distL="0" distR="0" wp14:anchorId="2C78F523" wp14:editId="3C0478D8">
              <wp:extent cx="2456953" cy="2456953"/>
              <wp:effectExtent l="0" t="0" r="635" b="635"/>
              <wp:docPr id="202064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3918" cy="2463918"/>
                      </a:xfrm>
                      <a:prstGeom prst="rect">
                        <a:avLst/>
                      </a:prstGeom>
                      <a:noFill/>
                      <a:ln>
                        <a:noFill/>
                      </a:ln>
                    </pic:spPr>
                  </pic:pic>
                </a:graphicData>
              </a:graphic>
            </wp:inline>
          </w:drawing>
        </w:r>
      </w:ins>
    </w:p>
    <w:p w14:paraId="5A7B8F7B" w14:textId="77777777" w:rsidR="00E76159" w:rsidRDefault="00696CDC">
      <w:pPr>
        <w:spacing w:after="140"/>
        <w:jc w:val="center"/>
      </w:pPr>
      <w:r>
        <w:rPr>
          <w:i/>
          <w:iCs/>
          <w:color w:val="555555"/>
          <w:sz w:val="16"/>
          <w:szCs w:val="16"/>
        </w:rPr>
        <w:t xml:space="preserve">Figure 1 — Profil de concentration </w:t>
      </w:r>
      <w:commentRangeStart w:id="19"/>
      <w:r>
        <w:rPr>
          <w:i/>
          <w:iCs/>
          <w:color w:val="555555"/>
          <w:sz w:val="16"/>
          <w:szCs w:val="16"/>
        </w:rPr>
        <w:t xml:space="preserve">mesuré à SHL2 (points) </w:t>
      </w:r>
      <w:commentRangeEnd w:id="19"/>
      <w:r w:rsidR="00C4505D">
        <w:rPr>
          <w:rStyle w:val="CommentReference"/>
          <w:i/>
          <w:iCs/>
          <w:color w:val="555555"/>
        </w:rPr>
        <w:commentReference w:id="19"/>
      </w:r>
      <w:r>
        <w:rPr>
          <w:i/>
          <w:iCs/>
          <w:color w:val="555555"/>
          <w:sz w:val="16"/>
          <w:szCs w:val="16"/>
        </w:rPr>
        <w:t>et profil interpolé (ligne).</w:t>
      </w:r>
    </w:p>
    <w:p w14:paraId="513C4D21" w14:textId="77777777" w:rsidR="00E76159" w:rsidRDefault="00696CDC">
      <w:pPr>
        <w:pStyle w:val="Heading1"/>
      </w:pPr>
      <w:r>
        <w:t>3. Méthode : modèle à deux compartiments</w:t>
      </w:r>
    </w:p>
    <w:p w14:paraId="1167D6F7" w14:textId="5BD4D711" w:rsidR="00E76159" w:rsidRDefault="00696CDC">
      <w:pPr>
        <w:spacing w:after="100"/>
        <w:jc w:val="both"/>
      </w:pPr>
      <w:r>
        <w:lastRenderedPageBreak/>
        <w:t>Le lac est représenté par deux boîtes homogènes, épilimnion (</w:t>
      </w:r>
      <w:ins w:id="20" w:author="Tomy Doda" w:date="2026-08-10T17:17:00Z" w16du:dateUtc="2026-08-10T15:17:00Z">
        <w:r w:rsidR="007123C9">
          <w:t>concentrat</w:t>
        </w:r>
      </w:ins>
      <w:ins w:id="21" w:author="Tomy Doda" w:date="2026-08-10T17:18:00Z" w16du:dateUtc="2026-08-10T15:18:00Z">
        <w:r w:rsidR="007123C9">
          <w:t>ion</w:t>
        </w:r>
        <w:r w:rsidR="001139A7">
          <w:t xml:space="preserve"> </w:t>
        </w:r>
      </w:ins>
      <m:oMath>
        <m:sSub>
          <m:sSubPr>
            <m:ctrlPr>
              <w:ins w:id="22" w:author="Tomy Doda" w:date="2026-08-10T17:18:00Z" w16du:dateUtc="2026-08-10T15:18:00Z">
                <w:rPr>
                  <w:rFonts w:ascii="Cambria Math" w:hAnsi="Cambria Math"/>
                  <w:i/>
                </w:rPr>
              </w:ins>
            </m:ctrlPr>
          </m:sSubPr>
          <m:e>
            <m:r>
              <w:ins w:id="23" w:author="Tomy Doda" w:date="2026-08-10T17:18:00Z" w16du:dateUtc="2026-08-10T15:18:00Z">
                <w:rPr>
                  <w:rFonts w:ascii="Cambria Math" w:hAnsi="Cambria Math"/>
                </w:rPr>
                <m:t>C</m:t>
              </w:ins>
            </m:r>
          </m:e>
          <m:sub>
            <m:r>
              <w:ins w:id="24" w:author="Tomy Doda" w:date="2026-08-10T17:18:00Z" w16du:dateUtc="2026-08-10T15:18:00Z">
                <w:rPr>
                  <w:rFonts w:ascii="Cambria Math" w:hAnsi="Cambria Math"/>
                </w:rPr>
                <m:t>epi</m:t>
              </w:ins>
            </m:r>
          </m:sub>
        </m:sSub>
      </m:oMath>
      <w:del w:id="25" w:author="Tomy Doda" w:date="2026-08-10T17:18:00Z" w16du:dateUtc="2026-08-10T15:18:00Z">
        <w:r w:rsidDel="001139A7">
          <w:delText>C_epi</w:delText>
        </w:r>
      </w:del>
      <w:r>
        <w:t>) et hypolimnion (</w:t>
      </w:r>
      <w:ins w:id="26" w:author="Tomy Doda" w:date="2026-08-10T17:18:00Z" w16du:dateUtc="2026-08-10T15:18:00Z">
        <w:r w:rsidR="001139A7">
          <w:t xml:space="preserve">concentration </w:t>
        </w:r>
      </w:ins>
      <m:oMath>
        <m:sSub>
          <m:sSubPr>
            <m:ctrlPr>
              <w:ins w:id="27" w:author="Tomy Doda" w:date="2026-08-10T17:19:00Z" w16du:dateUtc="2026-08-10T15:19:00Z">
                <w:rPr>
                  <w:rFonts w:ascii="Cambria Math" w:hAnsi="Cambria Math"/>
                  <w:i/>
                </w:rPr>
              </w:ins>
            </m:ctrlPr>
          </m:sSubPr>
          <m:e>
            <m:r>
              <w:ins w:id="28" w:author="Tomy Doda" w:date="2026-08-10T17:19:00Z" w16du:dateUtc="2026-08-10T15:19:00Z">
                <w:rPr>
                  <w:rFonts w:ascii="Cambria Math" w:hAnsi="Cambria Math"/>
                </w:rPr>
                <m:t>C</m:t>
              </w:ins>
            </m:r>
          </m:e>
          <m:sub>
            <m:r>
              <w:ins w:id="29" w:author="Tomy Doda" w:date="2026-08-10T17:19:00Z" w16du:dateUtc="2026-08-10T15:19:00Z">
                <w:rPr>
                  <w:rFonts w:ascii="Cambria Math" w:hAnsi="Cambria Math"/>
                </w:rPr>
                <m:t>hypo</m:t>
              </w:ins>
            </m:r>
          </m:sub>
        </m:sSub>
      </m:oMath>
      <w:del w:id="30" w:author="Tomy Doda" w:date="2026-08-10T17:19:00Z" w16du:dateUtc="2026-08-10T15:19:00Z">
        <w:r w:rsidDel="001139A7">
          <w:delText>C_hypo</w:delText>
        </w:r>
      </w:del>
      <w:r>
        <w:t>)</w:t>
      </w:r>
      <w:ins w:id="31" w:author="Tomy Doda" w:date="2026-08-10T17:22:00Z" w16du:dateUtc="2026-08-10T15:22:00Z">
        <w:r w:rsidR="00552326">
          <w:t xml:space="preserve"> (Fig. 2)</w:t>
        </w:r>
      </w:ins>
      <w:r>
        <w:t>. Le débit du Rhône est supposé constant (</w:t>
      </w:r>
      <m:oMath>
        <m:sSub>
          <m:sSubPr>
            <m:ctrlPr>
              <w:ins w:id="32" w:author="Tomy Doda" w:date="2026-08-10T17:19:00Z" w16du:dateUtc="2026-08-10T15:19:00Z">
                <w:rPr>
                  <w:rFonts w:ascii="Cambria Math" w:hAnsi="Cambria Math"/>
                  <w:i/>
                </w:rPr>
              </w:ins>
            </m:ctrlPr>
          </m:sSubPr>
          <m:e>
            <m:r>
              <w:ins w:id="33" w:author="Tomy Doda" w:date="2026-08-10T17:19:00Z" w16du:dateUtc="2026-08-10T15:19:00Z">
                <w:rPr>
                  <w:rFonts w:ascii="Cambria Math" w:hAnsi="Cambria Math"/>
                </w:rPr>
                <m:t>Q</m:t>
              </w:ins>
            </m:r>
          </m:e>
          <m:sub>
            <m:r>
              <w:ins w:id="34" w:author="Tomy Doda" w:date="2026-08-10T17:19:00Z" w16du:dateUtc="2026-08-10T15:19:00Z">
                <w:rPr>
                  <w:rFonts w:ascii="Cambria Math" w:hAnsi="Cambria Math"/>
                </w:rPr>
                <m:t>tot</m:t>
              </w:ins>
            </m:r>
          </m:sub>
        </m:sSub>
      </m:oMath>
      <w:del w:id="35" w:author="Tomy Doda" w:date="2026-08-10T17:19:00Z" w16du:dateUtc="2026-08-10T15:19:00Z">
        <w:r w:rsidDel="001139A7">
          <w:delText xml:space="preserve">Q_tot </w:delText>
        </w:r>
      </w:del>
      <w:r>
        <w:t>= 250 m³/s) et, hypothèse centrale, la source est arrêtée (</w:t>
      </w:r>
      <w:del w:id="36" w:author="Tomy Doda" w:date="2026-08-10T17:21:00Z" w16du:dateUtc="2026-08-10T15:21:00Z">
        <w:r w:rsidDel="002206F2">
          <w:delText>C_in</w:delText>
        </w:r>
      </w:del>
      <m:oMath>
        <m:sSub>
          <m:sSubPr>
            <m:ctrlPr>
              <w:ins w:id="37" w:author="Tomy Doda" w:date="2026-08-10T17:21:00Z" w16du:dateUtc="2026-08-10T15:21:00Z">
                <w:rPr>
                  <w:rFonts w:ascii="Cambria Math" w:hAnsi="Cambria Math"/>
                  <w:i/>
                </w:rPr>
              </w:ins>
            </m:ctrlPr>
          </m:sSubPr>
          <m:e>
            <m:r>
              <w:ins w:id="38" w:author="Tomy Doda" w:date="2026-08-10T17:21:00Z" w16du:dateUtc="2026-08-10T15:21:00Z">
                <w:rPr>
                  <w:rFonts w:ascii="Cambria Math" w:hAnsi="Cambria Math"/>
                </w:rPr>
                <m:t>C</m:t>
              </w:ins>
            </m:r>
          </m:e>
          <m:sub>
            <m:r>
              <w:ins w:id="39" w:author="Tomy Doda" w:date="2026-08-10T17:21:00Z" w16du:dateUtc="2026-08-10T15:21:00Z">
                <w:rPr>
                  <w:rFonts w:ascii="Cambria Math" w:hAnsi="Cambria Math"/>
                </w:rPr>
                <m:t>in</m:t>
              </w:ins>
            </m:r>
          </m:sub>
        </m:sSub>
      </m:oMath>
      <w:del w:id="40" w:author="Tomy Doda" w:date="2026-08-10T17:21:00Z" w16du:dateUtc="2026-08-10T15:21:00Z">
        <w:r w:rsidDel="002206F2">
          <w:delText xml:space="preserve"> </w:delText>
        </w:r>
      </w:del>
      <w:ins w:id="41" w:author="Tomy Doda" w:date="2026-08-10T17:21:00Z" w16du:dateUtc="2026-08-10T15:21:00Z">
        <w:r w:rsidR="002206F2">
          <w:t xml:space="preserve"> </w:t>
        </w:r>
      </w:ins>
      <w:r>
        <w:t>= 0), si bien que l'apport du fleuve ne fait que diluer le triazole déjà présent.</w:t>
      </w:r>
    </w:p>
    <w:p w14:paraId="57AE6B64" w14:textId="2E2407A6" w:rsidR="00E76159" w:rsidRDefault="00696CDC">
      <w:pPr>
        <w:spacing w:before="70" w:after="35"/>
        <w:jc w:val="center"/>
      </w:pPr>
      <w:del w:id="42" w:author="Tomy Doda" w:date="2026-08-10T17:33:00Z" w16du:dateUtc="2026-08-10T15:33:00Z">
        <w:r w:rsidDel="00AC4D9F">
          <w:rPr>
            <w:noProof/>
          </w:rPr>
          <w:drawing>
            <wp:inline distT="0" distB="0" distL="0" distR="0" wp14:anchorId="37732C38" wp14:editId="7D9E879F">
              <wp:extent cx="3619500" cy="1895475"/>
              <wp:effectExtent l="0" t="0" r="0" b="0"/>
              <wp:docPr id="1600810799" name="Picture 1600810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1895475"/>
                      </a:xfrm>
                      <a:prstGeom prst="rect">
                        <a:avLst/>
                      </a:prstGeom>
                    </pic:spPr>
                  </pic:pic>
                </a:graphicData>
              </a:graphic>
            </wp:inline>
          </w:drawing>
        </w:r>
      </w:del>
      <w:ins w:id="43" w:author="Tomy Doda" w:date="2026-08-10T17:33:00Z" w16du:dateUtc="2026-08-10T15:33:00Z">
        <w:r w:rsidR="00AC4D9F" w:rsidRPr="00AC4D9F">
          <w:t xml:space="preserve"> </w:t>
        </w:r>
        <w:r w:rsidR="00AC4D9F">
          <w:rPr>
            <w:noProof/>
          </w:rPr>
          <w:drawing>
            <wp:inline distT="0" distB="0" distL="0" distR="0" wp14:anchorId="4C7E9296" wp14:editId="16CC3EB0">
              <wp:extent cx="4015075" cy="2041584"/>
              <wp:effectExtent l="0" t="0" r="5080" b="0"/>
              <wp:docPr id="1682486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23978" cy="2046111"/>
                      </a:xfrm>
                      <a:prstGeom prst="rect">
                        <a:avLst/>
                      </a:prstGeom>
                      <a:noFill/>
                      <a:ln>
                        <a:noFill/>
                      </a:ln>
                    </pic:spPr>
                  </pic:pic>
                </a:graphicData>
              </a:graphic>
            </wp:inline>
          </w:drawing>
        </w:r>
      </w:ins>
    </w:p>
    <w:p w14:paraId="595AB4DE" w14:textId="108CEE8C" w:rsidR="00E76159" w:rsidRDefault="00696CDC">
      <w:pPr>
        <w:spacing w:after="140"/>
        <w:jc w:val="center"/>
      </w:pPr>
      <w:r>
        <w:rPr>
          <w:i/>
          <w:iCs/>
          <w:color w:val="555555"/>
          <w:sz w:val="16"/>
          <w:szCs w:val="16"/>
        </w:rPr>
        <w:t xml:space="preserve">Figure 2 — Schéma conceptuel : </w:t>
      </w:r>
      <w:ins w:id="44" w:author="Tomy Doda" w:date="2026-08-10T19:56:00Z" w16du:dateUtc="2026-08-10T17:56:00Z">
        <w:r w:rsidR="003B1942">
          <w:rPr>
            <w:i/>
            <w:iCs/>
            <w:color w:val="555555"/>
            <w:sz w:val="16"/>
            <w:szCs w:val="16"/>
          </w:rPr>
          <w:t>dilution par les débits d’entrée du Rhône (</w:t>
        </w:r>
      </w:ins>
      <m:oMath>
        <m:sSub>
          <m:sSubPr>
            <m:ctrlPr>
              <w:ins w:id="45" w:author="Tomy Doda" w:date="2026-08-10T19:56:00Z" w16du:dateUtc="2026-08-10T17:56:00Z">
                <w:rPr>
                  <w:rFonts w:ascii="Cambria Math" w:hAnsi="Cambria Math"/>
                  <w:i/>
                  <w:iCs/>
                  <w:color w:val="555555"/>
                  <w:sz w:val="16"/>
                  <w:szCs w:val="16"/>
                </w:rPr>
              </w:ins>
            </m:ctrlPr>
          </m:sSubPr>
          <m:e>
            <m:r>
              <w:ins w:id="46" w:author="Tomy Doda" w:date="2026-08-10T19:56:00Z" w16du:dateUtc="2026-08-10T17:56:00Z">
                <w:rPr>
                  <w:rFonts w:ascii="Cambria Math" w:hAnsi="Cambria Math"/>
                  <w:color w:val="555555"/>
                  <w:sz w:val="16"/>
                  <w:szCs w:val="16"/>
                </w:rPr>
                <m:t>Q</m:t>
              </w:ins>
            </m:r>
          </m:e>
          <m:sub>
            <m:r>
              <w:ins w:id="47" w:author="Tomy Doda" w:date="2026-08-10T19:56:00Z" w16du:dateUtc="2026-08-10T17:56:00Z">
                <w:rPr>
                  <w:rFonts w:ascii="Cambria Math" w:hAnsi="Cambria Math"/>
                  <w:color w:val="555555"/>
                  <w:sz w:val="16"/>
                  <w:szCs w:val="16"/>
                </w:rPr>
                <m:t>epi</m:t>
              </w:ins>
            </m:r>
          </m:sub>
        </m:sSub>
      </m:oMath>
      <w:ins w:id="48" w:author="Tomy Doda" w:date="2026-08-10T19:56:00Z" w16du:dateUtc="2026-08-10T17:56:00Z">
        <w:r w:rsidR="003B1942">
          <w:rPr>
            <w:i/>
            <w:iCs/>
            <w:color w:val="555555"/>
            <w:sz w:val="16"/>
            <w:szCs w:val="16"/>
          </w:rPr>
          <w:t xml:space="preserve">, </w:t>
        </w:r>
      </w:ins>
      <m:oMath>
        <m:sSub>
          <m:sSubPr>
            <m:ctrlPr>
              <w:ins w:id="49" w:author="Tomy Doda" w:date="2026-08-10T19:56:00Z" w16du:dateUtc="2026-08-10T17:56:00Z">
                <w:rPr>
                  <w:rFonts w:ascii="Cambria Math" w:hAnsi="Cambria Math"/>
                  <w:i/>
                  <w:iCs/>
                  <w:color w:val="555555"/>
                  <w:sz w:val="16"/>
                  <w:szCs w:val="16"/>
                </w:rPr>
              </w:ins>
            </m:ctrlPr>
          </m:sSubPr>
          <m:e>
            <m:r>
              <w:ins w:id="50" w:author="Tomy Doda" w:date="2026-08-10T19:56:00Z" w16du:dateUtc="2026-08-10T17:56:00Z">
                <w:rPr>
                  <w:rFonts w:ascii="Cambria Math" w:hAnsi="Cambria Math"/>
                  <w:color w:val="555555"/>
                  <w:sz w:val="16"/>
                  <w:szCs w:val="16"/>
                </w:rPr>
                <m:t>Q</m:t>
              </w:ins>
            </m:r>
          </m:e>
          <m:sub>
            <m:r>
              <w:ins w:id="51" w:author="Tomy Doda" w:date="2026-08-10T19:56:00Z" w16du:dateUtc="2026-08-10T17:56:00Z">
                <w:rPr>
                  <w:rFonts w:ascii="Cambria Math" w:hAnsi="Cambria Math"/>
                  <w:color w:val="555555"/>
                  <w:sz w:val="16"/>
                  <w:szCs w:val="16"/>
                </w:rPr>
                <m:t>hypo</m:t>
              </w:ins>
            </m:r>
          </m:sub>
        </m:sSub>
        <m:r>
          <w:ins w:id="52" w:author="Tomy Doda" w:date="2026-08-10T19:56:00Z" w16du:dateUtc="2026-08-10T17:56:00Z">
            <w:rPr>
              <w:rFonts w:ascii="Cambria Math" w:hAnsi="Cambria Math"/>
              <w:color w:val="555555"/>
              <w:sz w:val="16"/>
              <w:szCs w:val="16"/>
            </w:rPr>
            <m:t>)</m:t>
          </w:ins>
        </m:r>
      </m:oMath>
      <w:ins w:id="53" w:author="Tomy Doda" w:date="2026-08-10T19:56:00Z" w16du:dateUtc="2026-08-10T17:56:00Z">
        <w:r w:rsidR="003B1942">
          <w:rPr>
            <w:i/>
            <w:iCs/>
            <w:color w:val="555555"/>
            <w:sz w:val="16"/>
            <w:szCs w:val="16"/>
          </w:rPr>
          <w:t xml:space="preserve"> et </w:t>
        </w:r>
      </w:ins>
      <w:r>
        <w:rPr>
          <w:i/>
          <w:iCs/>
          <w:color w:val="555555"/>
          <w:sz w:val="16"/>
          <w:szCs w:val="16"/>
        </w:rPr>
        <w:t>flux</w:t>
      </w:r>
      <w:ins w:id="54" w:author="Tomy Doda" w:date="2026-08-10T19:54:00Z" w16du:dateUtc="2026-08-10T17:54:00Z">
        <w:r w:rsidR="00126442">
          <w:rPr>
            <w:i/>
            <w:iCs/>
            <w:color w:val="555555"/>
            <w:sz w:val="16"/>
            <w:szCs w:val="16"/>
          </w:rPr>
          <w:t xml:space="preserve"> de triazole</w:t>
        </w:r>
      </w:ins>
      <w:r>
        <w:rPr>
          <w:i/>
          <w:iCs/>
          <w:color w:val="555555"/>
          <w:sz w:val="16"/>
          <w:szCs w:val="16"/>
        </w:rPr>
        <w:t xml:space="preserve"> </w:t>
      </w:r>
      <w:ins w:id="55" w:author="Tomy Doda" w:date="2026-08-10T19:53:00Z" w16du:dateUtc="2026-08-10T17:53:00Z">
        <w:r w:rsidR="005D01D2">
          <w:rPr>
            <w:i/>
            <w:iCs/>
            <w:color w:val="555555"/>
            <w:sz w:val="16"/>
            <w:szCs w:val="16"/>
          </w:rPr>
          <w:t xml:space="preserve">massiques </w:t>
        </w:r>
      </w:ins>
      <w:del w:id="56" w:author="Tomy Doda" w:date="2026-08-10T19:53:00Z" w16du:dateUtc="2026-08-10T17:53:00Z">
        <w:r w:rsidDel="005D01D2">
          <w:rPr>
            <w:i/>
            <w:iCs/>
            <w:color w:val="555555"/>
            <w:sz w:val="16"/>
            <w:szCs w:val="16"/>
          </w:rPr>
          <w:delText xml:space="preserve">advectifs (Q_epi, Q_hypo), </w:delText>
        </w:r>
      </w:del>
      <w:ins w:id="57" w:author="Tomy Doda" w:date="2026-08-10T19:57:00Z" w16du:dateUtc="2026-08-10T17:57:00Z">
        <w:r w:rsidR="00754F63">
          <w:rPr>
            <w:i/>
            <w:iCs/>
            <w:color w:val="555555"/>
            <w:sz w:val="16"/>
            <w:szCs w:val="16"/>
          </w:rPr>
          <w:t xml:space="preserve">associés à la </w:t>
        </w:r>
      </w:ins>
      <w:r>
        <w:rPr>
          <w:i/>
          <w:iCs/>
          <w:color w:val="555555"/>
          <w:sz w:val="16"/>
          <w:szCs w:val="16"/>
        </w:rPr>
        <w:t>diffusi</w:t>
      </w:r>
      <w:ins w:id="58" w:author="Tomy Doda" w:date="2026-08-10T19:57:00Z" w16du:dateUtc="2026-08-10T17:57:00Z">
        <w:r w:rsidR="00754F63">
          <w:rPr>
            <w:i/>
            <w:iCs/>
            <w:color w:val="555555"/>
            <w:sz w:val="16"/>
            <w:szCs w:val="16"/>
          </w:rPr>
          <w:t>on verticale</w:t>
        </w:r>
      </w:ins>
      <w:del w:id="59" w:author="Tomy Doda" w:date="2026-08-10T19:57:00Z" w16du:dateUtc="2026-08-10T17:57:00Z">
        <w:r w:rsidDel="00754F63">
          <w:rPr>
            <w:i/>
            <w:iCs/>
            <w:color w:val="555555"/>
            <w:sz w:val="16"/>
            <w:szCs w:val="16"/>
          </w:rPr>
          <w:delText>f</w:delText>
        </w:r>
      </w:del>
      <w:r>
        <w:rPr>
          <w:i/>
          <w:iCs/>
          <w:color w:val="555555"/>
          <w:sz w:val="16"/>
          <w:szCs w:val="16"/>
        </w:rPr>
        <w:t xml:space="preserve"> (</w:t>
      </w:r>
      <m:oMath>
        <m:sSub>
          <m:sSubPr>
            <m:ctrlPr>
              <w:ins w:id="60" w:author="Tomy Doda" w:date="2026-08-10T19:53:00Z" w16du:dateUtc="2026-08-10T17:53:00Z">
                <w:rPr>
                  <w:rFonts w:ascii="Cambria Math" w:hAnsi="Cambria Math"/>
                  <w:i/>
                  <w:iCs/>
                  <w:color w:val="555555"/>
                  <w:sz w:val="16"/>
                  <w:szCs w:val="16"/>
                </w:rPr>
              </w:ins>
            </m:ctrlPr>
          </m:sSubPr>
          <m:e>
            <m:r>
              <w:ins w:id="61" w:author="Tomy Doda" w:date="2026-08-10T19:53:00Z" w16du:dateUtc="2026-08-10T17:53:00Z">
                <w:rPr>
                  <w:rFonts w:ascii="Cambria Math" w:hAnsi="Cambria Math"/>
                  <w:color w:val="555555"/>
                  <w:sz w:val="16"/>
                  <w:szCs w:val="16"/>
                </w:rPr>
                <m:t>M</m:t>
              </w:ins>
            </m:r>
          </m:e>
          <m:sub>
            <m:r>
              <w:ins w:id="62" w:author="Tomy Doda" w:date="2026-08-10T19:53:00Z" w16du:dateUtc="2026-08-10T17:53:00Z">
                <w:rPr>
                  <w:rFonts w:ascii="Cambria Math" w:hAnsi="Cambria Math"/>
                  <w:color w:val="555555"/>
                  <w:sz w:val="16"/>
                  <w:szCs w:val="16"/>
                </w:rPr>
                <m:t>diff</m:t>
              </w:ins>
            </m:r>
          </m:sub>
        </m:sSub>
      </m:oMath>
      <w:del w:id="63" w:author="Tomy Doda" w:date="2026-08-10T19:53:00Z" w16du:dateUtc="2026-08-10T17:53:00Z">
        <w:r w:rsidDel="005D01D2">
          <w:rPr>
            <w:i/>
            <w:iCs/>
            <w:color w:val="555555"/>
            <w:sz w:val="16"/>
            <w:szCs w:val="16"/>
          </w:rPr>
          <w:delText>M_diff</w:delText>
        </w:r>
      </w:del>
      <w:r>
        <w:rPr>
          <w:i/>
          <w:iCs/>
          <w:color w:val="555555"/>
          <w:sz w:val="16"/>
          <w:szCs w:val="16"/>
        </w:rPr>
        <w:t>)</w:t>
      </w:r>
      <w:ins w:id="64" w:author="Tomy Doda" w:date="2026-08-10T19:54:00Z" w16du:dateUtc="2026-08-10T17:54:00Z">
        <w:r w:rsidR="00126442">
          <w:rPr>
            <w:i/>
            <w:iCs/>
            <w:color w:val="555555"/>
            <w:sz w:val="16"/>
            <w:szCs w:val="16"/>
          </w:rPr>
          <w:t xml:space="preserve">, </w:t>
        </w:r>
      </w:ins>
      <w:del w:id="65" w:author="Tomy Doda" w:date="2026-08-10T19:54:00Z" w16du:dateUtc="2026-08-10T17:54:00Z">
        <w:r w:rsidDel="00126442">
          <w:rPr>
            <w:i/>
            <w:iCs/>
            <w:color w:val="555555"/>
            <w:sz w:val="16"/>
            <w:szCs w:val="16"/>
          </w:rPr>
          <w:delText xml:space="preserve"> et</w:delText>
        </w:r>
      </w:del>
      <w:r>
        <w:rPr>
          <w:i/>
          <w:iCs/>
          <w:color w:val="555555"/>
          <w:sz w:val="16"/>
          <w:szCs w:val="16"/>
        </w:rPr>
        <w:t xml:space="preserve"> </w:t>
      </w:r>
      <w:del w:id="66" w:author="Tomy Doda" w:date="2026-08-10T19:57:00Z" w16du:dateUtc="2026-08-10T17:57:00Z">
        <w:r w:rsidDel="00754F63">
          <w:rPr>
            <w:i/>
            <w:iCs/>
            <w:color w:val="555555"/>
            <w:sz w:val="16"/>
            <w:szCs w:val="16"/>
          </w:rPr>
          <w:delText xml:space="preserve">de </w:delText>
        </w:r>
      </w:del>
      <w:ins w:id="67" w:author="Tomy Doda" w:date="2026-08-10T19:57:00Z" w16du:dateUtc="2026-08-10T17:57:00Z">
        <w:r w:rsidR="00754F63">
          <w:rPr>
            <w:i/>
            <w:iCs/>
            <w:color w:val="555555"/>
            <w:sz w:val="16"/>
            <w:szCs w:val="16"/>
          </w:rPr>
          <w:t xml:space="preserve">au </w:t>
        </w:r>
      </w:ins>
      <w:r>
        <w:rPr>
          <w:i/>
          <w:iCs/>
          <w:color w:val="555555"/>
          <w:sz w:val="16"/>
          <w:szCs w:val="16"/>
        </w:rPr>
        <w:t>mélange (</w:t>
      </w:r>
      <m:oMath>
        <m:sSub>
          <m:sSubPr>
            <m:ctrlPr>
              <w:ins w:id="68" w:author="Tomy Doda" w:date="2026-08-10T19:53:00Z" w16du:dateUtc="2026-08-10T17:53:00Z">
                <w:rPr>
                  <w:rFonts w:ascii="Cambria Math" w:hAnsi="Cambria Math"/>
                  <w:i/>
                  <w:iCs/>
                  <w:color w:val="555555"/>
                  <w:sz w:val="16"/>
                  <w:szCs w:val="16"/>
                </w:rPr>
              </w:ins>
            </m:ctrlPr>
          </m:sSubPr>
          <m:e>
            <m:r>
              <w:ins w:id="69" w:author="Tomy Doda" w:date="2026-08-10T19:53:00Z" w16du:dateUtc="2026-08-10T17:53:00Z">
                <w:rPr>
                  <w:rFonts w:ascii="Cambria Math" w:hAnsi="Cambria Math"/>
                  <w:color w:val="555555"/>
                  <w:sz w:val="16"/>
                  <w:szCs w:val="16"/>
                </w:rPr>
                <m:t>M</m:t>
              </w:ins>
            </m:r>
          </m:e>
          <m:sub>
            <m:r>
              <w:ins w:id="70" w:author="Tomy Doda" w:date="2026-08-10T19:53:00Z" w16du:dateUtc="2026-08-10T17:53:00Z">
                <w:rPr>
                  <w:rFonts w:ascii="Cambria Math" w:hAnsi="Cambria Math"/>
                  <w:color w:val="555555"/>
                  <w:sz w:val="16"/>
                  <w:szCs w:val="16"/>
                </w:rPr>
                <m:t>mix</m:t>
              </w:ins>
            </m:r>
          </m:sub>
        </m:sSub>
        <m:r>
          <w:del w:id="71" w:author="Tomy Doda" w:date="2026-08-10T19:53:00Z" w16du:dateUtc="2026-08-10T17:53:00Z">
            <w:rPr>
              <w:rFonts w:ascii="Cambria Math" w:hAnsi="Cambria Math"/>
              <w:color w:val="555555"/>
              <w:sz w:val="16"/>
              <w:szCs w:val="16"/>
            </w:rPr>
            <m:t>M_mix</m:t>
          </w:del>
        </m:r>
      </m:oMath>
      <w:ins w:id="72" w:author="Tomy Doda" w:date="2026-08-10T19:54:00Z" w16du:dateUtc="2026-08-10T17:54:00Z">
        <w:r w:rsidR="00EF20A7">
          <w:rPr>
            <w:i/>
            <w:iCs/>
            <w:color w:val="555555"/>
            <w:sz w:val="16"/>
            <w:szCs w:val="16"/>
          </w:rPr>
          <w:t xml:space="preserve"> et </w:t>
        </w:r>
      </w:ins>
      <w:ins w:id="73" w:author="Tomy Doda" w:date="2026-08-10T19:57:00Z" w16du:dateUtc="2026-08-10T17:57:00Z">
        <w:r w:rsidR="00934CCD">
          <w:rPr>
            <w:i/>
            <w:iCs/>
            <w:color w:val="555555"/>
            <w:sz w:val="16"/>
            <w:szCs w:val="16"/>
          </w:rPr>
          <w:t>au déversoir du lac</w:t>
        </w:r>
      </w:ins>
      <w:ins w:id="74" w:author="Tomy Doda" w:date="2026-08-10T19:54:00Z" w16du:dateUtc="2026-08-10T17:54:00Z">
        <w:r w:rsidR="00EF20A7">
          <w:rPr>
            <w:i/>
            <w:iCs/>
            <w:color w:val="555555"/>
            <w:sz w:val="16"/>
            <w:szCs w:val="16"/>
          </w:rPr>
          <w:t xml:space="preserve"> (</w:t>
        </w:r>
      </w:ins>
      <m:oMath>
        <m:sSub>
          <m:sSubPr>
            <m:ctrlPr>
              <w:ins w:id="75" w:author="Tomy Doda" w:date="2026-08-10T19:54:00Z" w16du:dateUtc="2026-08-10T17:54:00Z">
                <w:rPr>
                  <w:rFonts w:ascii="Cambria Math" w:hAnsi="Cambria Math"/>
                  <w:i/>
                  <w:iCs/>
                  <w:color w:val="555555"/>
                  <w:sz w:val="16"/>
                  <w:szCs w:val="16"/>
                </w:rPr>
              </w:ins>
            </m:ctrlPr>
          </m:sSubPr>
          <m:e>
            <m:r>
              <w:ins w:id="76" w:author="Tomy Doda" w:date="2026-08-10T19:54:00Z" w16du:dateUtc="2026-08-10T17:54:00Z">
                <w:rPr>
                  <w:rFonts w:ascii="Cambria Math" w:hAnsi="Cambria Math"/>
                  <w:color w:val="555555"/>
                  <w:sz w:val="16"/>
                  <w:szCs w:val="16"/>
                </w:rPr>
                <m:t>M</m:t>
              </w:ins>
            </m:r>
          </m:e>
          <m:sub>
            <m:r>
              <w:ins w:id="77" w:author="Tomy Doda" w:date="2026-08-10T19:54:00Z" w16du:dateUtc="2026-08-10T17:54:00Z">
                <w:rPr>
                  <w:rFonts w:ascii="Cambria Math" w:hAnsi="Cambria Math"/>
                  <w:color w:val="555555"/>
                  <w:sz w:val="16"/>
                  <w:szCs w:val="16"/>
                </w:rPr>
                <m:t>out</m:t>
              </w:ins>
            </m:r>
          </m:sub>
        </m:sSub>
        <m:r>
          <w:ins w:id="78" w:author="Tomy Doda" w:date="2026-08-10T19:54:00Z" w16du:dateUtc="2026-08-10T17:54:00Z">
            <w:rPr>
              <w:rFonts w:ascii="Cambria Math" w:hAnsi="Cambria Math"/>
              <w:color w:val="555555"/>
              <w:sz w:val="16"/>
              <w:szCs w:val="16"/>
            </w:rPr>
            <m:t>)</m:t>
          </w:ins>
        </m:r>
      </m:oMath>
      <w:ins w:id="79" w:author="Tomy Doda" w:date="2026-08-10T19:55:00Z" w16du:dateUtc="2026-08-10T17:55:00Z">
        <w:r w:rsidR="007037FF">
          <w:rPr>
            <w:i/>
            <w:iCs/>
            <w:color w:val="555555"/>
            <w:sz w:val="16"/>
            <w:szCs w:val="16"/>
          </w:rPr>
          <w:t xml:space="preserve"> </w:t>
        </w:r>
      </w:ins>
      <w:del w:id="80" w:author="Tomy Doda" w:date="2026-08-10T19:54:00Z" w16du:dateUtc="2026-08-10T17:54:00Z">
        <w:r w:rsidDel="00EF20A7">
          <w:rPr>
            <w:i/>
            <w:iCs/>
            <w:color w:val="555555"/>
            <w:sz w:val="16"/>
            <w:szCs w:val="16"/>
          </w:rPr>
          <w:delText>)</w:delText>
        </w:r>
      </w:del>
      <w:r>
        <w:rPr>
          <w:i/>
          <w:iCs/>
          <w:color w:val="555555"/>
          <w:sz w:val="16"/>
          <w:szCs w:val="16"/>
        </w:rPr>
        <w:t>.</w:t>
      </w:r>
    </w:p>
    <w:p w14:paraId="07D984D0" w14:textId="0090EB9B" w:rsidR="00E76159" w:rsidRDefault="00696CDC">
      <w:pPr>
        <w:spacing w:after="100"/>
        <w:jc w:val="both"/>
      </w:pPr>
      <w:r>
        <w:t>Le débit entrant est réparti entre les deux boîtes</w:t>
      </w:r>
      <w:ins w:id="81" w:author="Tomy Doda" w:date="2026-08-10T19:51:00Z" w16du:dateUtc="2026-08-10T17:51:00Z">
        <w:r w:rsidR="007759C7">
          <w:t xml:space="preserve"> via le coefficient </w:t>
        </w:r>
      </w:ins>
      <m:oMath>
        <m:r>
          <w:ins w:id="82" w:author="Tomy Doda" w:date="2026-08-10T19:51:00Z" w16du:dateUtc="2026-08-10T17:51:00Z">
            <w:rPr>
              <w:rFonts w:ascii="Cambria Math" w:hAnsi="Cambria Math"/>
            </w:rPr>
            <m:t>α=</m:t>
          </w:ins>
        </m:r>
        <m:sSub>
          <m:sSubPr>
            <m:ctrlPr>
              <w:ins w:id="83" w:author="Tomy Doda" w:date="2026-08-10T19:51:00Z" w16du:dateUtc="2026-08-10T17:51:00Z">
                <w:rPr>
                  <w:rFonts w:ascii="Cambria Math" w:hAnsi="Cambria Math"/>
                  <w:i/>
                </w:rPr>
              </w:ins>
            </m:ctrlPr>
          </m:sSubPr>
          <m:e>
            <m:r>
              <w:ins w:id="84" w:author="Tomy Doda" w:date="2026-08-10T19:51:00Z" w16du:dateUtc="2026-08-10T17:51:00Z">
                <w:rPr>
                  <w:rFonts w:ascii="Cambria Math" w:hAnsi="Cambria Math"/>
                </w:rPr>
                <m:t>Q</m:t>
              </w:ins>
            </m:r>
          </m:e>
          <m:sub>
            <m:r>
              <w:ins w:id="85" w:author="Tomy Doda" w:date="2026-08-10T19:51:00Z" w16du:dateUtc="2026-08-10T17:51:00Z">
                <w:rPr>
                  <w:rFonts w:ascii="Cambria Math" w:hAnsi="Cambria Math"/>
                </w:rPr>
                <m:t>epi</m:t>
              </w:ins>
            </m:r>
          </m:sub>
        </m:sSub>
        <m:r>
          <w:ins w:id="86" w:author="Tomy Doda" w:date="2026-08-10T19:51:00Z" w16du:dateUtc="2026-08-10T17:51:00Z">
            <w:rPr>
              <w:rFonts w:ascii="Cambria Math" w:hAnsi="Cambria Math"/>
            </w:rPr>
            <m:t>/</m:t>
          </w:ins>
        </m:r>
        <m:sSub>
          <m:sSubPr>
            <m:ctrlPr>
              <w:ins w:id="87" w:author="Tomy Doda" w:date="2026-08-10T19:51:00Z" w16du:dateUtc="2026-08-10T17:51:00Z">
                <w:rPr>
                  <w:rFonts w:ascii="Cambria Math" w:hAnsi="Cambria Math"/>
                  <w:i/>
                </w:rPr>
              </w:ins>
            </m:ctrlPr>
          </m:sSubPr>
          <m:e>
            <m:r>
              <w:ins w:id="88" w:author="Tomy Doda" w:date="2026-08-10T19:51:00Z" w16du:dateUtc="2026-08-10T17:51:00Z">
                <w:rPr>
                  <w:rFonts w:ascii="Cambria Math" w:hAnsi="Cambria Math"/>
                </w:rPr>
                <m:t>Q</m:t>
              </w:ins>
            </m:r>
          </m:e>
          <m:sub>
            <m:r>
              <w:ins w:id="89" w:author="Tomy Doda" w:date="2026-08-10T19:51:00Z" w16du:dateUtc="2026-08-10T17:51:00Z">
                <w:rPr>
                  <w:rFonts w:ascii="Cambria Math" w:hAnsi="Cambria Math"/>
                </w:rPr>
                <m:t>tot</m:t>
              </w:ins>
            </m:r>
          </m:sub>
        </m:sSub>
      </m:oMath>
      <w:ins w:id="90" w:author="Tomy Doda" w:date="2026-08-10T19:51:00Z" w16du:dateUtc="2026-08-10T17:51:00Z">
        <w:r w:rsidR="007759C7">
          <w:t>,</w:t>
        </w:r>
      </w:ins>
      <w:r>
        <w:t xml:space="preserve"> selon la distribution statistique historique de la profondeur de plongée du panache du Rhône (</w:t>
      </w:r>
      <w:del w:id="91" w:author="Tomy Doda" w:date="2026-08-10T17:22:00Z" w16du:dateUtc="2026-08-10T15:22:00Z">
        <w:r w:rsidDel="00987AD1">
          <w:delText>~</w:delText>
        </w:r>
      </w:del>
      <w:del w:id="92" w:author="Tomy Doda" w:date="2026-08-10T19:47:00Z" w16du:dateUtc="2026-08-10T17:47:00Z">
        <w:r w:rsidDel="00147BF8">
          <w:delText>53 % du temps entre 0–20 m, +15 % entre 20–40 m</w:delText>
        </w:r>
      </w:del>
      <m:oMath>
        <m:r>
          <w:ins w:id="93" w:author="Tomy Doda" w:date="2026-08-10T19:48:00Z" w16du:dateUtc="2026-08-10T17:48:00Z">
            <w:rPr>
              <w:rFonts w:ascii="Cambria Math" w:hAnsi="Cambria Math"/>
            </w:rPr>
            <m:t>≈</m:t>
          </w:ins>
        </m:r>
      </m:oMath>
      <w:ins w:id="94" w:author="Tomy Doda" w:date="2026-08-10T19:49:00Z" w16du:dateUtc="2026-08-10T17:49:00Z">
        <w:r w:rsidR="001F350F">
          <w:t>75</w:t>
        </w:r>
      </w:ins>
      <w:ins w:id="95" w:author="Tomy Doda" w:date="2026-08-10T19:47:00Z" w16du:dateUtc="2026-08-10T17:47:00Z">
        <w:r w:rsidR="00147BF8">
          <w:t xml:space="preserve"> % du temps</w:t>
        </w:r>
      </w:ins>
      <w:ins w:id="96" w:author="Tomy Doda" w:date="2026-08-10T19:48:00Z" w16du:dateUtc="2026-08-10T17:48:00Z">
        <w:r w:rsidR="000564A5">
          <w:t xml:space="preserve"> au-dessus de 100 m de profondeur</w:t>
        </w:r>
      </w:ins>
      <w:ins w:id="97" w:author="Tomy Doda" w:date="2026-08-10T19:50:00Z" w16du:dateUtc="2026-08-10T17:50:00Z">
        <w:r w:rsidR="0061323E">
          <w:t>, Fig. 3</w:t>
        </w:r>
      </w:ins>
      <w:r>
        <w:t xml:space="preserve">). Un flux </w:t>
      </w:r>
      <w:ins w:id="98" w:author="Tomy Doda" w:date="2026-08-10T19:57:00Z" w16du:dateUtc="2026-08-10T17:57:00Z">
        <w:r w:rsidR="00F470CB">
          <w:t xml:space="preserve">massique </w:t>
        </w:r>
      </w:ins>
      <w:del w:id="99" w:author="Tomy Doda" w:date="2026-08-10T19:58:00Z" w16du:dateUtc="2026-08-10T17:58:00Z">
        <w:r w:rsidDel="0072090E">
          <w:delText>diffusif</w:delText>
        </w:r>
      </w:del>
      <w:ins w:id="100" w:author="Tomy Doda" w:date="2026-08-10T19:58:00Z" w16du:dateUtc="2026-08-10T17:58:00Z">
        <w:r w:rsidR="0072090E">
          <w:t>diffusive de l’hypolimnion vers l’épilimnion</w:t>
        </w:r>
      </w:ins>
      <w:r>
        <w:t xml:space="preserve"> </w:t>
      </w:r>
      <m:oMath>
        <m:sSub>
          <m:sSubPr>
            <m:ctrlPr>
              <w:ins w:id="101" w:author="Tomy Doda" w:date="2026-08-10T19:56:00Z" w16du:dateUtc="2026-08-10T17:56:00Z">
                <w:rPr>
                  <w:rFonts w:ascii="Cambria Math" w:hAnsi="Cambria Math"/>
                  <w:i/>
                </w:rPr>
              </w:ins>
            </m:ctrlPr>
          </m:sSubPr>
          <m:e>
            <m:r>
              <w:ins w:id="102" w:author="Tomy Doda" w:date="2026-08-10T19:56:00Z" w16du:dateUtc="2026-08-10T17:56:00Z">
                <w:rPr>
                  <w:rFonts w:ascii="Cambria Math" w:hAnsi="Cambria Math"/>
                </w:rPr>
                <m:t>M</m:t>
              </w:ins>
            </m:r>
          </m:e>
          <m:sub>
            <m:r>
              <w:ins w:id="103" w:author="Tomy Doda" w:date="2026-08-10T19:56:00Z" w16du:dateUtc="2026-08-10T17:56:00Z">
                <w:rPr>
                  <w:rFonts w:ascii="Cambria Math" w:hAnsi="Cambria Math"/>
                </w:rPr>
                <m:t>diff</m:t>
              </w:ins>
            </m:r>
          </m:sub>
        </m:sSub>
        <m:r>
          <w:ins w:id="104" w:author="Tomy Doda" w:date="2026-08-10T19:58:00Z" w16du:dateUtc="2026-08-10T17:58:00Z">
            <w:rPr>
              <w:rFonts w:ascii="Cambria Math" w:hAnsi="Cambria Math"/>
            </w:rPr>
            <m:t>=</m:t>
          </w:ins>
        </m:r>
        <m:sSub>
          <m:sSubPr>
            <m:ctrlPr>
              <w:ins w:id="105" w:author="Tomy Doda" w:date="2026-08-10T19:58:00Z" w16du:dateUtc="2026-08-10T17:58:00Z">
                <w:rPr>
                  <w:rFonts w:ascii="Cambria Math" w:hAnsi="Cambria Math"/>
                  <w:i/>
                </w:rPr>
              </w:ins>
            </m:ctrlPr>
          </m:sSubPr>
          <m:e>
            <m:r>
              <w:ins w:id="106" w:author="Tomy Doda" w:date="2026-08-10T19:58:00Z" w16du:dateUtc="2026-08-10T17:58:00Z">
                <w:rPr>
                  <w:rFonts w:ascii="Cambria Math" w:hAnsi="Cambria Math"/>
                </w:rPr>
                <m:t>Q</m:t>
              </w:ins>
            </m:r>
          </m:e>
          <m:sub>
            <m:r>
              <w:ins w:id="107" w:author="Tomy Doda" w:date="2026-08-10T19:58:00Z" w16du:dateUtc="2026-08-10T17:58:00Z">
                <w:rPr>
                  <w:rFonts w:ascii="Cambria Math" w:hAnsi="Cambria Math"/>
                </w:rPr>
                <m:t>hypo</m:t>
              </w:ins>
            </m:r>
          </m:sub>
        </m:sSub>
        <m:sSub>
          <m:sSubPr>
            <m:ctrlPr>
              <w:ins w:id="108" w:author="Tomy Doda" w:date="2026-08-10T19:58:00Z" w16du:dateUtc="2026-08-10T17:58:00Z">
                <w:rPr>
                  <w:rFonts w:ascii="Cambria Math" w:hAnsi="Cambria Math"/>
                  <w:i/>
                </w:rPr>
              </w:ins>
            </m:ctrlPr>
          </m:sSubPr>
          <m:e>
            <m:r>
              <w:ins w:id="109" w:author="Tomy Doda" w:date="2026-08-10T19:58:00Z" w16du:dateUtc="2026-08-10T17:58:00Z">
                <w:rPr>
                  <w:rFonts w:ascii="Cambria Math" w:hAnsi="Cambria Math"/>
                </w:rPr>
                <m:t>C</m:t>
              </w:ins>
            </m:r>
          </m:e>
          <m:sub>
            <m:r>
              <w:ins w:id="110" w:author="Tomy Doda" w:date="2026-08-10T19:58:00Z" w16du:dateUtc="2026-08-10T17:58:00Z">
                <w:rPr>
                  <w:rFonts w:ascii="Cambria Math" w:hAnsi="Cambria Math"/>
                </w:rPr>
                <m:t>hypo</m:t>
              </w:ins>
            </m:r>
          </m:sub>
        </m:sSub>
      </m:oMath>
      <w:del w:id="111" w:author="Tomy Doda" w:date="2026-08-10T19:56:00Z" w16du:dateUtc="2026-08-10T17:56:00Z">
        <w:r w:rsidDel="00F470CB">
          <w:delText xml:space="preserve">M_diff </w:delText>
        </w:r>
      </w:del>
      <w:del w:id="112" w:author="Tomy Doda" w:date="2026-08-10T19:58:00Z" w16du:dateUtc="2026-08-10T17:58:00Z">
        <w:r w:rsidDel="00934CCD">
          <w:delText>(∝ Q_hypo·C_hypo)</w:delText>
        </w:r>
      </w:del>
      <w:r>
        <w:t xml:space="preserve"> assure la conservation du volume</w:t>
      </w:r>
      <w:ins w:id="113" w:author="Tomy Doda" w:date="2026-08-10T19:58:00Z" w16du:dateUtc="2026-08-10T17:58:00Z">
        <w:r w:rsidR="00934CCD">
          <w:t xml:space="preserve"> de l’hypolimnion</w:t>
        </w:r>
      </w:ins>
      <w:r>
        <w:t>. Les volumes évoluent avec la profondeur d'épilimnion h_epi(t) et la courbe hypsométrique du lac ; un approfondissement transfère un flux M_mix,epi de l'hypolimnion vers l'épilimnion (et inversement), la diffusion étant appliquée avant le mélange à chaque pas de temps annuel.</w:t>
      </w:r>
    </w:p>
    <w:p w14:paraId="3EC8E313" w14:textId="7E53FBDE" w:rsidR="00E76159" w:rsidRDefault="00696CDC">
      <w:pPr>
        <w:spacing w:before="70" w:after="35"/>
        <w:jc w:val="center"/>
        <w:rPr>
          <w:ins w:id="114" w:author="Tomy Doda" w:date="2026-08-10T19:33:00Z" w16du:dateUtc="2026-08-10T17:33:00Z"/>
        </w:rPr>
      </w:pPr>
      <w:del w:id="115" w:author="Tomy Doda" w:date="2026-08-10T19:33:00Z" w16du:dateUtc="2026-08-10T17:33:00Z">
        <w:r w:rsidDel="008F4371">
          <w:rPr>
            <w:noProof/>
          </w:rPr>
          <w:drawing>
            <wp:inline distT="0" distB="0" distL="0" distR="0" wp14:anchorId="7DE32F00" wp14:editId="76F27E6A">
              <wp:extent cx="3429000" cy="2057400"/>
              <wp:effectExtent l="0" t="0" r="0" b="0"/>
              <wp:docPr id="1542790810" name="Picture 1542790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429000" cy="2057400"/>
                      </a:xfrm>
                      <a:prstGeom prst="rect">
                        <a:avLst/>
                      </a:prstGeom>
                    </pic:spPr>
                  </pic:pic>
                </a:graphicData>
              </a:graphic>
            </wp:inline>
          </w:drawing>
        </w:r>
      </w:del>
    </w:p>
    <w:p w14:paraId="42B495CD" w14:textId="5A44F87C" w:rsidR="00E238E9" w:rsidRDefault="00E238E9">
      <w:pPr>
        <w:spacing w:before="70" w:after="35"/>
        <w:jc w:val="center"/>
      </w:pPr>
      <w:ins w:id="116" w:author="Tomy Doda" w:date="2026-08-10T19:33:00Z" w16du:dateUtc="2026-08-10T17:33:00Z">
        <w:r>
          <w:rPr>
            <w:noProof/>
          </w:rPr>
          <w:drawing>
            <wp:inline distT="0" distB="0" distL="0" distR="0" wp14:anchorId="39494BD3" wp14:editId="7FAEBC96">
              <wp:extent cx="3953786" cy="1314736"/>
              <wp:effectExtent l="0" t="0" r="8890" b="0"/>
              <wp:docPr id="11365978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80000" cy="1323453"/>
                      </a:xfrm>
                      <a:prstGeom prst="rect">
                        <a:avLst/>
                      </a:prstGeom>
                      <a:noFill/>
                      <a:ln>
                        <a:noFill/>
                      </a:ln>
                    </pic:spPr>
                  </pic:pic>
                </a:graphicData>
              </a:graphic>
            </wp:inline>
          </w:drawing>
        </w:r>
      </w:ins>
    </w:p>
    <w:p w14:paraId="3BBC1CA1" w14:textId="1C644D81" w:rsidR="00E76159" w:rsidRDefault="00696CDC">
      <w:pPr>
        <w:spacing w:after="140"/>
        <w:jc w:val="center"/>
      </w:pPr>
      <w:r>
        <w:rPr>
          <w:i/>
          <w:iCs/>
          <w:color w:val="555555"/>
          <w:sz w:val="16"/>
          <w:szCs w:val="16"/>
        </w:rPr>
        <w:lastRenderedPageBreak/>
        <w:t xml:space="preserve">Figure 3 — Distribution de la profondeur de plongée du panache du Rhône, utilisée pour </w:t>
      </w:r>
      <w:del w:id="117" w:author="Tomy Doda" w:date="2026-08-10T19:43:00Z" w16du:dateUtc="2026-08-10T17:43:00Z">
        <w:r w:rsidDel="00F26BCE">
          <w:rPr>
            <w:i/>
            <w:iCs/>
            <w:color w:val="555555"/>
            <w:sz w:val="16"/>
            <w:szCs w:val="16"/>
          </w:rPr>
          <w:delText>répartir Q_epi/Q_hypo</w:delText>
        </w:r>
      </w:del>
      <w:ins w:id="118" w:author="Tomy Doda" w:date="2026-08-10T19:43:00Z" w16du:dateUtc="2026-08-10T17:43:00Z">
        <w:r w:rsidR="00F26BCE">
          <w:rPr>
            <w:i/>
            <w:iCs/>
            <w:color w:val="555555"/>
            <w:sz w:val="16"/>
            <w:szCs w:val="16"/>
          </w:rPr>
          <w:t xml:space="preserve">calculer </w:t>
        </w:r>
      </w:ins>
      <m:oMath>
        <m:r>
          <w:ins w:id="119" w:author="Tomy Doda" w:date="2026-08-10T19:44:00Z" w16du:dateUtc="2026-08-10T17:44:00Z">
            <w:rPr>
              <w:rFonts w:ascii="Cambria Math" w:hAnsi="Cambria Math"/>
              <w:color w:val="555555"/>
              <w:sz w:val="16"/>
              <w:szCs w:val="16"/>
            </w:rPr>
            <m:t>α=</m:t>
          </w:ins>
        </m:r>
        <m:sSub>
          <m:sSubPr>
            <m:ctrlPr>
              <w:ins w:id="120" w:author="Tomy Doda" w:date="2026-08-10T19:44:00Z" w16du:dateUtc="2026-08-10T17:44:00Z">
                <w:rPr>
                  <w:rFonts w:ascii="Cambria Math" w:hAnsi="Cambria Math"/>
                  <w:i/>
                  <w:iCs/>
                  <w:color w:val="555555"/>
                  <w:sz w:val="16"/>
                  <w:szCs w:val="16"/>
                </w:rPr>
              </w:ins>
            </m:ctrlPr>
          </m:sSubPr>
          <m:e>
            <m:r>
              <w:ins w:id="121" w:author="Tomy Doda" w:date="2026-08-10T19:44:00Z" w16du:dateUtc="2026-08-10T17:44:00Z">
                <w:rPr>
                  <w:rFonts w:ascii="Cambria Math" w:hAnsi="Cambria Math"/>
                  <w:color w:val="555555"/>
                  <w:sz w:val="16"/>
                  <w:szCs w:val="16"/>
                </w:rPr>
                <m:t>Q</m:t>
              </w:ins>
            </m:r>
          </m:e>
          <m:sub>
            <m:r>
              <w:ins w:id="122" w:author="Tomy Doda" w:date="2026-08-10T19:44:00Z" w16du:dateUtc="2026-08-10T17:44:00Z">
                <w:rPr>
                  <w:rFonts w:ascii="Cambria Math" w:hAnsi="Cambria Math"/>
                  <w:color w:val="555555"/>
                  <w:sz w:val="16"/>
                  <w:szCs w:val="16"/>
                </w:rPr>
                <m:t>epi</m:t>
              </w:ins>
            </m:r>
          </m:sub>
        </m:sSub>
        <m:r>
          <w:ins w:id="123" w:author="Tomy Doda" w:date="2026-08-10T19:44:00Z" w16du:dateUtc="2026-08-10T17:44:00Z">
            <w:rPr>
              <w:rFonts w:ascii="Cambria Math" w:hAnsi="Cambria Math"/>
              <w:color w:val="555555"/>
              <w:sz w:val="16"/>
              <w:szCs w:val="16"/>
            </w:rPr>
            <m:t>/</m:t>
          </w:ins>
        </m:r>
        <m:sSub>
          <m:sSubPr>
            <m:ctrlPr>
              <w:ins w:id="124" w:author="Tomy Doda" w:date="2026-08-10T19:44:00Z" w16du:dateUtc="2026-08-10T17:44:00Z">
                <w:rPr>
                  <w:rFonts w:ascii="Cambria Math" w:hAnsi="Cambria Math"/>
                  <w:i/>
                  <w:iCs/>
                  <w:color w:val="555555"/>
                  <w:sz w:val="16"/>
                  <w:szCs w:val="16"/>
                </w:rPr>
              </w:ins>
            </m:ctrlPr>
          </m:sSubPr>
          <m:e>
            <m:r>
              <w:ins w:id="125" w:author="Tomy Doda" w:date="2026-08-10T19:44:00Z" w16du:dateUtc="2026-08-10T17:44:00Z">
                <w:rPr>
                  <w:rFonts w:ascii="Cambria Math" w:hAnsi="Cambria Math"/>
                  <w:color w:val="555555"/>
                  <w:sz w:val="16"/>
                  <w:szCs w:val="16"/>
                </w:rPr>
                <m:t>Q</m:t>
              </w:ins>
            </m:r>
          </m:e>
          <m:sub>
            <m:r>
              <w:ins w:id="126" w:author="Tomy Doda" w:date="2026-08-10T19:44:00Z" w16du:dateUtc="2026-08-10T17:44:00Z">
                <w:rPr>
                  <w:rFonts w:ascii="Cambria Math" w:hAnsi="Cambria Math"/>
                  <w:color w:val="555555"/>
                  <w:sz w:val="16"/>
                  <w:szCs w:val="16"/>
                </w:rPr>
                <m:t>tot</m:t>
              </w:ins>
            </m:r>
          </m:sub>
        </m:sSub>
      </m:oMath>
      <w:r>
        <w:rPr>
          <w:i/>
          <w:iCs/>
          <w:color w:val="555555"/>
          <w:sz w:val="16"/>
          <w:szCs w:val="16"/>
        </w:rPr>
        <w:t>.</w:t>
      </w:r>
    </w:p>
    <w:p w14:paraId="3AA32654" w14:textId="77777777" w:rsidR="00E76159" w:rsidRDefault="00696CDC">
      <w:pPr>
        <w:spacing w:after="100"/>
        <w:jc w:val="both"/>
      </w:pPr>
      <w:r>
        <w:t>Trois scénarios de h_epi(t) sont possibles : profondeur constante (aucun brassage), brassage périodique, ou brassage stochastique tiré de la statistique historique. Les deux derniers sont présentés ci-dessous.</w:t>
      </w:r>
    </w:p>
    <w:p w14:paraId="20023631" w14:textId="3711B974" w:rsidR="00E76159" w:rsidRDefault="00696CDC">
      <w:pPr>
        <w:spacing w:after="100"/>
        <w:jc w:val="both"/>
      </w:pPr>
      <w:r>
        <w:t>Génération du scénario stochastique : les 1000 réalisations de h_epi(t) sont obtenues en ajustant une estimation par noyau gaussien (KDE) à la série observée des profondeurs annuelles de brassage profond du Léman sur la période 1994–2024 (n = 31 ans, source CIPEL), puis en tirant des échantillons de cette distribution pour chaque année de chaque réalisation, avec rejet des tirages hors de la plage physique [</w:t>
      </w:r>
      <w:r w:rsidR="001D6BED">
        <w:t>7</w:t>
      </w:r>
      <w:r>
        <w:t xml:space="preserve">0, 310 m]. Aucune autocorrélation ni tendance temporelle n'est imposée d'une année à l'autre. La Figure </w:t>
      </w:r>
      <w:r w:rsidR="001D6BED">
        <w:t>4</w:t>
      </w:r>
      <w:r>
        <w:t xml:space="preserve"> illustre la validation de cette approche.</w:t>
      </w:r>
    </w:p>
    <w:p w14:paraId="783736F3" w14:textId="77777777" w:rsidR="001D6BED" w:rsidRDefault="001D6BED" w:rsidP="001D6BED">
      <w:pPr>
        <w:spacing w:before="70" w:after="35"/>
        <w:jc w:val="center"/>
      </w:pPr>
      <w:r>
        <w:rPr>
          <w:noProof/>
        </w:rPr>
        <w:drawing>
          <wp:inline distT="0" distB="0" distL="0" distR="0" wp14:anchorId="40B8CE5C" wp14:editId="0CD18182">
            <wp:extent cx="4381500" cy="1905000"/>
            <wp:effectExtent l="0" t="0" r="0" b="0"/>
            <wp:docPr id="1619400815" name="Picture 1619400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1905000"/>
                    </a:xfrm>
                    <a:prstGeom prst="rect">
                      <a:avLst/>
                    </a:prstGeom>
                  </pic:spPr>
                </pic:pic>
              </a:graphicData>
            </a:graphic>
          </wp:inline>
        </w:drawing>
      </w:r>
    </w:p>
    <w:p w14:paraId="7943FFCA" w14:textId="4A1ECDFC" w:rsidR="001D6BED" w:rsidRDefault="001D6BED" w:rsidP="001D6BED">
      <w:pPr>
        <w:spacing w:after="140"/>
        <w:jc w:val="center"/>
      </w:pPr>
      <w:r>
        <w:rPr>
          <w:i/>
          <w:iCs/>
          <w:color w:val="555555"/>
          <w:sz w:val="16"/>
          <w:szCs w:val="16"/>
        </w:rPr>
        <w:t>Figure 4 — Diagnostic du modèle stochastique de brassage profond : distribution historique (reconstruite) vs. simulée (gauche) et exemples de trajectoires individuelles (droite).</w:t>
      </w:r>
    </w:p>
    <w:p w14:paraId="3E9F6077" w14:textId="77777777" w:rsidR="001D6BED" w:rsidRDefault="001D6BED">
      <w:pPr>
        <w:spacing w:after="100"/>
        <w:jc w:val="both"/>
        <w:rPr>
          <w:ins w:id="127" w:author="Tomy Doda" w:date="2026-08-10T19:35:00Z" w16du:dateUtc="2026-08-10T17:35:00Z"/>
        </w:rPr>
      </w:pPr>
    </w:p>
    <w:p w14:paraId="5BFD85CF" w14:textId="33C0B195" w:rsidR="003C419E" w:rsidRDefault="003C419E">
      <w:pPr>
        <w:spacing w:after="100"/>
        <w:jc w:val="center"/>
        <w:pPrChange w:id="128" w:author="Tomy Doda" w:date="2026-08-10T19:35:00Z" w16du:dateUtc="2026-08-10T17:35:00Z">
          <w:pPr>
            <w:spacing w:after="100"/>
            <w:jc w:val="both"/>
          </w:pPr>
        </w:pPrChange>
      </w:pPr>
      <w:ins w:id="129" w:author="Tomy Doda" w:date="2026-08-10T19:35:00Z" w16du:dateUtc="2026-08-10T17:35:00Z">
        <w:r>
          <w:rPr>
            <w:noProof/>
          </w:rPr>
          <w:drawing>
            <wp:inline distT="0" distB="0" distL="0" distR="0" wp14:anchorId="6E64EFFD" wp14:editId="574A9358">
              <wp:extent cx="4580779" cy="1523227"/>
              <wp:effectExtent l="0" t="0" r="0" b="1270"/>
              <wp:docPr id="1039511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87602" cy="1525496"/>
                      </a:xfrm>
                      <a:prstGeom prst="rect">
                        <a:avLst/>
                      </a:prstGeom>
                      <a:noFill/>
                      <a:ln>
                        <a:noFill/>
                      </a:ln>
                    </pic:spPr>
                  </pic:pic>
                </a:graphicData>
              </a:graphic>
            </wp:inline>
          </w:drawing>
        </w:r>
      </w:ins>
    </w:p>
    <w:p w14:paraId="0FE5A8D5" w14:textId="77777777" w:rsidR="00E76159" w:rsidRDefault="00696CDC">
      <w:pPr>
        <w:pStyle w:val="Heading1"/>
      </w:pPr>
      <w:r>
        <w:t>4. Résultats</w:t>
      </w:r>
    </w:p>
    <w:p w14:paraId="788A9B3D" w14:textId="77777777" w:rsidR="00E76159" w:rsidRDefault="00696CDC">
      <w:pPr>
        <w:pStyle w:val="Heading2"/>
      </w:pPr>
      <w:r>
        <w:t>4.1 Brassage profond périodique (tous les 10 ans)</w:t>
      </w:r>
    </w:p>
    <w:p w14:paraId="78726546" w14:textId="77777777" w:rsidR="00E76159" w:rsidRDefault="00696CDC">
      <w:pPr>
        <w:spacing w:after="100"/>
        <w:jc w:val="both"/>
      </w:pPr>
      <w:r>
        <w:t xml:space="preserve">Un brassage complet est imposé tous les 10 ans (h_epi passe de ~161 m à </w:t>
      </w:r>
      <w:commentRangeStart w:id="130"/>
      <w:r>
        <w:t>~310 m</w:t>
      </w:r>
      <w:commentRangeEnd w:id="130"/>
      <w:r w:rsidR="00D95837">
        <w:rPr>
          <w:rStyle w:val="CommentReference"/>
          <w:sz w:val="20"/>
          <w:szCs w:val="20"/>
        </w:rPr>
        <w:commentReference w:id="130"/>
      </w:r>
      <w:r>
        <w:t xml:space="preserve"> aux années 10, 20, 30). La décroissance initiale est portée par la dilution advective ; chaque brassage homogénéise brutalement les deux compartiments (à-coups visibles aux années 10 et 20).</w:t>
      </w:r>
    </w:p>
    <w:p w14:paraId="57A420D8" w14:textId="77777777" w:rsidR="00E76159" w:rsidRDefault="00696CDC">
      <w:pPr>
        <w:spacing w:before="70" w:after="35"/>
        <w:jc w:val="center"/>
      </w:pPr>
      <w:r>
        <w:rPr>
          <w:noProof/>
        </w:rPr>
        <w:drawing>
          <wp:inline distT="0" distB="0" distL="0" distR="0" wp14:anchorId="000B7631" wp14:editId="52C1E933">
            <wp:extent cx="3429000" cy="2238375"/>
            <wp:effectExtent l="0" t="0" r="0" b="0"/>
            <wp:docPr id="399602428" name="Picture 399602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429000" cy="2238375"/>
                    </a:xfrm>
                    <a:prstGeom prst="rect">
                      <a:avLst/>
                    </a:prstGeom>
                  </pic:spPr>
                </pic:pic>
              </a:graphicData>
            </a:graphic>
          </wp:inline>
        </w:drawing>
      </w:r>
    </w:p>
    <w:p w14:paraId="4E8CE665" w14:textId="6587E0C7" w:rsidR="00E76159" w:rsidRDefault="00696CDC">
      <w:pPr>
        <w:spacing w:after="140"/>
        <w:jc w:val="center"/>
      </w:pPr>
      <w:r>
        <w:rPr>
          <w:i/>
          <w:iCs/>
          <w:color w:val="555555"/>
          <w:sz w:val="16"/>
          <w:szCs w:val="16"/>
        </w:rPr>
        <w:t xml:space="preserve">Figure </w:t>
      </w:r>
      <w:r w:rsidR="001D6BED">
        <w:rPr>
          <w:i/>
          <w:iCs/>
          <w:color w:val="555555"/>
          <w:sz w:val="16"/>
          <w:szCs w:val="16"/>
        </w:rPr>
        <w:t>5</w:t>
      </w:r>
      <w:r>
        <w:rPr>
          <w:i/>
          <w:iCs/>
          <w:color w:val="555555"/>
          <w:sz w:val="16"/>
          <w:szCs w:val="16"/>
        </w:rPr>
        <w:t xml:space="preserve"> — Concentrations pour un brassage profond tous les 10 ans. Seuil atteint vers l'année 22–23.</w:t>
      </w:r>
    </w:p>
    <w:p w14:paraId="0E6F8810" w14:textId="77777777" w:rsidR="00E76159" w:rsidRDefault="00696CDC">
      <w:pPr>
        <w:pStyle w:val="Heading2"/>
      </w:pPr>
      <w:r>
        <w:t>4.2 Brassage stochastique</w:t>
      </w:r>
    </w:p>
    <w:p w14:paraId="67C37958" w14:textId="77777777" w:rsidR="00E76159" w:rsidRDefault="00696CDC">
      <w:pPr>
        <w:spacing w:after="100"/>
        <w:jc w:val="both"/>
      </w:pPr>
      <w:r>
        <w:lastRenderedPageBreak/>
        <w:t>1000 réalisations de h_epi(t), tirées de la distribution probabiliste historique des brassages (données extraites des rapports CIPEL pour la période 1994–2024), donnent une moyenne (ligne) et un écart-type (bande colorée) de C_epi et C_hypo à chaque pas de temps.</w:t>
      </w:r>
    </w:p>
    <w:p w14:paraId="51131343" w14:textId="77777777" w:rsidR="00E76159" w:rsidRDefault="00696CDC">
      <w:pPr>
        <w:spacing w:before="70" w:after="35"/>
        <w:jc w:val="center"/>
      </w:pPr>
      <w:r>
        <w:rPr>
          <w:noProof/>
        </w:rPr>
        <w:drawing>
          <wp:inline distT="0" distB="0" distL="0" distR="0" wp14:anchorId="741C3A98" wp14:editId="7A00C45D">
            <wp:extent cx="3429000" cy="2238375"/>
            <wp:effectExtent l="0" t="0" r="0" b="0"/>
            <wp:docPr id="1405086158" name="Picture 1405086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2238375"/>
                    </a:xfrm>
                    <a:prstGeom prst="rect">
                      <a:avLst/>
                    </a:prstGeom>
                  </pic:spPr>
                </pic:pic>
              </a:graphicData>
            </a:graphic>
          </wp:inline>
        </w:drawing>
      </w:r>
    </w:p>
    <w:p w14:paraId="63D6D990" w14:textId="794E4D52" w:rsidR="00E76159" w:rsidRDefault="00696CDC">
      <w:pPr>
        <w:spacing w:after="140"/>
        <w:jc w:val="center"/>
      </w:pPr>
      <w:r>
        <w:rPr>
          <w:i/>
          <w:iCs/>
          <w:color w:val="555555"/>
          <w:sz w:val="16"/>
          <w:szCs w:val="16"/>
        </w:rPr>
        <w:t xml:space="preserve">Figure </w:t>
      </w:r>
      <w:r w:rsidR="001D6BED">
        <w:rPr>
          <w:i/>
          <w:iCs/>
          <w:color w:val="555555"/>
          <w:sz w:val="16"/>
          <w:szCs w:val="16"/>
        </w:rPr>
        <w:t>6</w:t>
      </w:r>
      <w:r>
        <w:rPr>
          <w:i/>
          <w:iCs/>
          <w:color w:val="555555"/>
          <w:sz w:val="16"/>
          <w:szCs w:val="16"/>
        </w:rPr>
        <w:t xml:space="preserve"> — Concentration moyenne ± 1 écart-type sur 1000 réalisations stochastiques.</w:t>
      </w:r>
    </w:p>
    <w:p w14:paraId="44655C8D" w14:textId="77777777" w:rsidR="00E76159" w:rsidRDefault="00696CDC">
      <w:pPr>
        <w:spacing w:after="100"/>
        <w:jc w:val="both"/>
      </w:pPr>
      <w:r>
        <w:t>La moyenne franchit 0,1 µg/l vers l'année 20–22, avec une dispersion modérée qui croît légèrement dans le temps — résultat cohérent avec le scénario périodique à 10 ans, proche de la fréquence historique de brassage du Léman.</w:t>
      </w:r>
    </w:p>
    <w:p w14:paraId="37F793EF" w14:textId="2FF3139D" w:rsidR="001D6BED" w:rsidRDefault="00696CDC">
      <w:pPr>
        <w:pStyle w:val="Heading1"/>
      </w:pPr>
      <w:r>
        <w:t xml:space="preserve">5. Limites </w:t>
      </w:r>
    </w:p>
    <w:p w14:paraId="1403BB6B" w14:textId="1ADF8815" w:rsidR="00E76159" w:rsidRDefault="001D6BED">
      <w:pPr>
        <w:pStyle w:val="ListParagraph"/>
        <w:numPr>
          <w:ilvl w:val="0"/>
          <w:numId w:val="1"/>
        </w:numPr>
        <w:spacing w:after="45"/>
        <w:rPr>
          <w:ins w:id="131" w:author="Tomy Doda" w:date="2026-08-11T09:55:00Z" w16du:dateUtc="2026-08-11T07:55:00Z"/>
        </w:rPr>
      </w:pPr>
      <w:r>
        <w:t>Le Triazole est traité comme traceur conservatif.</w:t>
      </w:r>
    </w:p>
    <w:p w14:paraId="2FDC934F" w14:textId="3696D3CC" w:rsidR="001A1477" w:rsidRDefault="001A1477">
      <w:pPr>
        <w:pStyle w:val="ListParagraph"/>
        <w:numPr>
          <w:ilvl w:val="0"/>
          <w:numId w:val="1"/>
        </w:numPr>
        <w:spacing w:after="45"/>
      </w:pPr>
      <w:commentRangeStart w:id="132"/>
      <w:ins w:id="133" w:author="Tomy Doda" w:date="2026-08-11T09:55:00Z" w16du:dateUtc="2026-08-11T07:55:00Z">
        <w:r>
          <w:t>Le flux diffusive turbulent est négligé</w:t>
        </w:r>
      </w:ins>
      <w:commentRangeEnd w:id="132"/>
      <w:r w:rsidR="009C0F16">
        <w:rPr>
          <w:rStyle w:val="CommentReference"/>
          <w:sz w:val="20"/>
          <w:szCs w:val="20"/>
        </w:rPr>
        <w:commentReference w:id="132"/>
      </w:r>
    </w:p>
    <w:p w14:paraId="6E39B589" w14:textId="77777777" w:rsidR="00E76159" w:rsidRDefault="00696CDC">
      <w:pPr>
        <w:pStyle w:val="ListParagraph"/>
        <w:numPr>
          <w:ilvl w:val="0"/>
          <w:numId w:val="1"/>
        </w:numPr>
        <w:spacing w:after="45"/>
      </w:pPr>
      <w:r>
        <w:t>Arrêt total et instantané supposé (C_in = 0) : pas de source résiduelle ni de relargage différé (sédiments, eaux souterraines de Monthey).</w:t>
      </w:r>
    </w:p>
    <w:p w14:paraId="466C6B8B" w14:textId="300AF704" w:rsidR="00E76159" w:rsidRDefault="00696CDC">
      <w:pPr>
        <w:pStyle w:val="ListParagraph"/>
        <w:numPr>
          <w:ilvl w:val="0"/>
          <w:numId w:val="1"/>
        </w:numPr>
        <w:spacing w:after="45"/>
      </w:pPr>
      <w:r>
        <w:t xml:space="preserve">Pas de données de calibration/validation </w:t>
      </w:r>
    </w:p>
    <w:p w14:paraId="05B0BFB1" w14:textId="77777777" w:rsidR="001D6BED" w:rsidRDefault="001D6BED" w:rsidP="001D6BED">
      <w:pPr>
        <w:spacing w:after="45"/>
      </w:pPr>
    </w:p>
    <w:p w14:paraId="48667DAD" w14:textId="77777777" w:rsidR="00E76159" w:rsidRDefault="00696CDC">
      <w:pPr>
        <w:pStyle w:val="Heading1"/>
      </w:pPr>
      <w:r>
        <w:t>6. Conclusion</w:t>
      </w:r>
    </w:p>
    <w:p w14:paraId="7E5F903F" w14:textId="32A02F10" w:rsidR="00E76159" w:rsidRDefault="00696CDC">
      <w:pPr>
        <w:spacing w:after="100"/>
        <w:jc w:val="both"/>
      </w:pPr>
      <w:r>
        <w:t>En admettant un arrêt complet depuis 2025, le modèle indique un temps de résorption de l'ordre de 20 à 23 ans pour repasser sous 0,1 µg/l, aussi bien pour un brassage périodique à 10 ans que pour le scénario stochastique</w:t>
      </w:r>
      <w:r w:rsidR="001D6BED">
        <w:t>;</w:t>
      </w:r>
      <w:r>
        <w:t xml:space="preserve"> une convergence qui renforce la robustesse qualitative du résultat, dans les limites du cadre simplifié adopté.</w:t>
      </w:r>
      <w:r w:rsidR="001D6BED">
        <w:t xml:space="preserve"> </w:t>
      </w:r>
      <w:r>
        <w:t>Cet horizon de deux décennies</w:t>
      </w:r>
      <w:r w:rsidR="001D6BED">
        <w:t xml:space="preserve"> est</w:t>
      </w:r>
      <w:r>
        <w:t xml:space="preserve"> cohérent avec le temps de résidence théorique du Léman (~11 ans).</w:t>
      </w:r>
    </w:p>
    <w:p w14:paraId="332DB3E7" w14:textId="77777777" w:rsidR="00E76159" w:rsidRDefault="00696CDC">
      <w:pPr>
        <w:pStyle w:val="Heading1"/>
        <w:rPr>
          <w:ins w:id="134" w:author="Tomy Doda" w:date="2026-08-10T11:36:00Z" w16du:dateUtc="2026-08-10T09:36:00Z"/>
        </w:rPr>
      </w:pPr>
      <w:r>
        <w:t>Références</w:t>
      </w:r>
    </w:p>
    <w:p w14:paraId="5C9C2A9B" w14:textId="77777777" w:rsidR="00D31D5D" w:rsidRDefault="00D31D5D" w:rsidP="00D31D5D">
      <w:pPr>
        <w:rPr>
          <w:ins w:id="135" w:author="Tomy Doda" w:date="2026-08-10T11:49:00Z" w16du:dateUtc="2026-08-10T09:49:00Z"/>
        </w:rPr>
      </w:pPr>
      <w:ins w:id="136" w:author="Tomy Doda" w:date="2026-08-10T11:36:00Z" w16du:dateUtc="2026-08-10T09:36:00Z">
        <w:r w:rsidRPr="0030500B">
          <w:t>Département</w:t>
        </w:r>
        <w:r>
          <w:t xml:space="preserve"> F</w:t>
        </w:r>
        <w:r w:rsidRPr="0030500B">
          <w:t>édéral de l’</w:t>
        </w:r>
        <w:r>
          <w:t>I</w:t>
        </w:r>
        <w:r w:rsidRPr="0030500B">
          <w:t xml:space="preserve">ntérieur (DFI). (2016). </w:t>
        </w:r>
        <w:r w:rsidRPr="0030500B">
          <w:rPr>
            <w:i/>
            <w:iCs/>
          </w:rPr>
          <w:t>Ordonnance du DFI du 16 décembre 2016 sur l’eau potable et l’eau des installations de baignade et de douche accessibles au public</w:t>
        </w:r>
        <w:r w:rsidRPr="0030500B">
          <w:t xml:space="preserve"> (OPBD; RS 817.022.11). État au 1er </w:t>
        </w:r>
        <w:r>
          <w:t>août</w:t>
        </w:r>
        <w:r w:rsidRPr="0030500B">
          <w:t xml:space="preserve"> 2026.</w:t>
        </w:r>
      </w:ins>
    </w:p>
    <w:p w14:paraId="5C1280CA" w14:textId="77777777" w:rsidR="004001F1" w:rsidRDefault="004001F1" w:rsidP="00D31D5D">
      <w:pPr>
        <w:rPr>
          <w:ins w:id="137" w:author="Tomy Doda" w:date="2026-08-10T11:49:00Z" w16du:dateUtc="2026-08-10T09:49:00Z"/>
        </w:rPr>
      </w:pPr>
    </w:p>
    <w:p w14:paraId="64D5B538" w14:textId="2EB199A6" w:rsidR="004001F1" w:rsidRDefault="004001F1" w:rsidP="00D31D5D">
      <w:pPr>
        <w:rPr>
          <w:ins w:id="138" w:author="Tomy Doda" w:date="2026-08-10T11:36:00Z" w16du:dateUtc="2026-08-10T09:36:00Z"/>
        </w:rPr>
      </w:pPr>
      <w:commentRangeStart w:id="139"/>
      <w:ins w:id="140" w:author="Tomy Doda" w:date="2026-08-10T11:49:00Z" w16du:dateUtc="2026-08-10T09:49:00Z">
        <w:r>
          <w:t xml:space="preserve"> </w:t>
        </w:r>
      </w:ins>
      <w:commentRangeEnd w:id="139"/>
      <w:r>
        <w:rPr>
          <w:rStyle w:val="CommentReference"/>
          <w:sz w:val="20"/>
          <w:szCs w:val="20"/>
        </w:rPr>
        <w:commentReference w:id="139"/>
      </w:r>
    </w:p>
    <w:p w14:paraId="348C8795" w14:textId="699AD7C6" w:rsidR="00D31D5D" w:rsidRDefault="00D31D5D">
      <w:pPr>
        <w:pStyle w:val="Heading1"/>
      </w:pPr>
    </w:p>
    <w:sectPr w:rsidR="00D31D5D">
      <w:pgSz w:w="11906" w:h="16838"/>
      <w:pgMar w:top="850" w:right="1000" w:bottom="850" w:left="100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Tomy Doda" w:date="2026-08-10T11:42:00Z" w:initials="TD">
    <w:p w14:paraId="2C3CF3D8" w14:textId="77777777" w:rsidR="006B0D06" w:rsidRDefault="003C1C27" w:rsidP="006B0D06">
      <w:pPr>
        <w:pStyle w:val="CommentText"/>
      </w:pPr>
      <w:r>
        <w:rPr>
          <w:rStyle w:val="CommentReference"/>
        </w:rPr>
        <w:annotationRef/>
      </w:r>
      <w:r w:rsidR="006B0D06">
        <w:t>Est-ce qu’on doit spécifier une source pour le profil?</w:t>
      </w:r>
    </w:p>
  </w:comment>
  <w:comment w:id="15" w:author="Tomy Doda" w:date="2026-08-11T09:24:00Z" w:initials="TD">
    <w:p w14:paraId="397AB28A" w14:textId="77777777" w:rsidR="004B642D" w:rsidRDefault="00760C73" w:rsidP="004B642D">
      <w:pPr>
        <w:pStyle w:val="CommentText"/>
      </w:pPr>
      <w:r>
        <w:rPr>
          <w:rStyle w:val="CommentReference"/>
        </w:rPr>
        <w:annotationRef/>
      </w:r>
      <w:r w:rsidR="004B642D">
        <w:t xml:space="preserve">Ca ne semble pas cohérent avec la distribution de la profondeur de plongée (Fig. 3): environ 80-90% du débit d’entrée va dans l’épilimnion ce qui cause un temps de résidence 2 fois plus court que dans l’hypolimion et donc la concentration en triazole devrait y être plus importante (si on suppose un apport constant). </w:t>
      </w:r>
    </w:p>
    <w:p w14:paraId="33203A24" w14:textId="77777777" w:rsidR="004B642D" w:rsidRDefault="004B642D" w:rsidP="004B642D">
      <w:pPr>
        <w:pStyle w:val="CommentText"/>
      </w:pPr>
    </w:p>
    <w:p w14:paraId="7B8DB8CC" w14:textId="77777777" w:rsidR="004B642D" w:rsidRDefault="004B642D" w:rsidP="004B642D">
      <w:pPr>
        <w:pStyle w:val="CommentText"/>
      </w:pPr>
      <w:r>
        <w:t xml:space="preserve">Est-ce que Chypo&gt;Cepi peut être expliqué par le fait que hepi est en réalité beaucoup moins profond que nos valeurs durant la majorité de l'année puisqu'on utilise hepi_max (brassage hivernal), et donc que alpha=Qepi/Qtot est plus faible si on le calcule sur l'année? Dans le cas où Cin=0, la dilution de l'hypolimnion serait donc plus rapide avec un pas de temps mensuel qu'avec notre approche. </w:t>
      </w:r>
    </w:p>
  </w:comment>
  <w:comment w:id="19" w:author="Tomy Doda" w:date="2026-08-11T09:31:00Z" w:initials="TD">
    <w:p w14:paraId="521ADD7D" w14:textId="58C2B475" w:rsidR="00C4505D" w:rsidRDefault="00C4505D" w:rsidP="00C4505D">
      <w:pPr>
        <w:pStyle w:val="CommentText"/>
      </w:pPr>
      <w:r>
        <w:rPr>
          <w:rStyle w:val="CommentReference"/>
        </w:rPr>
        <w:annotationRef/>
      </w:r>
      <w:r>
        <w:t>Date? On utilise ce profile pour déterminer Cepi et Chypo au moment du mélange maximal alors que j’imagine qu’il a été mesuré en été? Est-ce qu’on surestime Cepi du coup (à ajouter comme limite de notre approche)?</w:t>
      </w:r>
    </w:p>
  </w:comment>
  <w:comment w:id="130" w:author="Tomy Doda" w:date="2026-08-10T17:55:00Z" w:initials="TD">
    <w:p w14:paraId="46EFD354" w14:textId="77777777" w:rsidR="00D95837" w:rsidRDefault="00D95837" w:rsidP="00D95837">
      <w:pPr>
        <w:pStyle w:val="CommentText"/>
      </w:pPr>
      <w:r>
        <w:rPr>
          <w:rStyle w:val="CommentReference"/>
        </w:rPr>
        <w:annotationRef/>
      </w:r>
      <w:r>
        <w:t>302.5 m</w:t>
      </w:r>
    </w:p>
  </w:comment>
  <w:comment w:id="132" w:author="Tomy Doda" w:date="2026-08-11T09:56:00Z" w:initials="TD">
    <w:p w14:paraId="686777BC" w14:textId="77777777" w:rsidR="00D57609" w:rsidRDefault="009C0F16" w:rsidP="00D57609">
      <w:pPr>
        <w:pStyle w:val="CommentText"/>
      </w:pPr>
      <w:r>
        <w:rPr>
          <w:rStyle w:val="CommentReference"/>
        </w:rPr>
        <w:annotationRef/>
      </w:r>
      <w:r w:rsidR="00D57609">
        <w:t>Ex: si aucun apport du Rhône dans l’hypolimnion, aucun échange entre les 2 couches. Flux négligeable si Kz=10^(-6)-10^(-5) m2/s.</w:t>
      </w:r>
    </w:p>
  </w:comment>
  <w:comment w:id="139" w:author="Tomy Doda" w:date="2026-08-10T11:50:00Z" w:initials="TD">
    <w:p w14:paraId="5EE273D0" w14:textId="77777777" w:rsidR="004001F1" w:rsidRDefault="004001F1" w:rsidP="004001F1">
      <w:pPr>
        <w:pStyle w:val="CommentText"/>
      </w:pPr>
      <w:r>
        <w:rPr>
          <w:rStyle w:val="CommentReference"/>
        </w:rPr>
        <w:annotationRef/>
      </w:r>
      <w:r>
        <w:t>Lien vers le repository (avec README)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3CF3D8" w15:done="0"/>
  <w15:commentEx w15:paraId="7B8DB8CC" w15:done="0"/>
  <w15:commentEx w15:paraId="521ADD7D" w15:done="0"/>
  <w15:commentEx w15:paraId="46EFD354" w15:done="0"/>
  <w15:commentEx w15:paraId="686777BC" w15:done="0"/>
  <w15:commentEx w15:paraId="5EE273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684FBB" w16cex:dateUtc="2026-08-10T09:42:00Z"/>
  <w16cex:commentExtensible w16cex:durableId="3D1E1306" w16cex:dateUtc="2026-08-11T07:24:00Z"/>
  <w16cex:commentExtensible w16cex:durableId="61ED0AEE" w16cex:dateUtc="2026-08-11T07:31:00Z"/>
  <w16cex:commentExtensible w16cex:durableId="26AF5F5D" w16cex:dateUtc="2026-08-10T15:55:00Z"/>
  <w16cex:commentExtensible w16cex:durableId="6C830E1A" w16cex:dateUtc="2026-08-11T07:56:00Z"/>
  <w16cex:commentExtensible w16cex:durableId="1508C9FC" w16cex:dateUtc="2026-08-10T09: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3CF3D8" w16cid:durableId="3B684FBB"/>
  <w16cid:commentId w16cid:paraId="7B8DB8CC" w16cid:durableId="3D1E1306"/>
  <w16cid:commentId w16cid:paraId="521ADD7D" w16cid:durableId="61ED0AEE"/>
  <w16cid:commentId w16cid:paraId="46EFD354" w16cid:durableId="26AF5F5D"/>
  <w16cid:commentId w16cid:paraId="686777BC" w16cid:durableId="6C830E1A"/>
  <w16cid:commentId w16cid:paraId="5EE273D0" w16cid:durableId="1508C9F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F7B51"/>
    <w:multiLevelType w:val="hybridMultilevel"/>
    <w:tmpl w:val="3CBE9A1C"/>
    <w:lvl w:ilvl="0" w:tplc="B12A36C0">
      <w:start w:val="1"/>
      <w:numFmt w:val="bullet"/>
      <w:lvlText w:val="●"/>
      <w:lvlJc w:val="left"/>
      <w:pPr>
        <w:ind w:left="720" w:hanging="360"/>
      </w:pPr>
    </w:lvl>
    <w:lvl w:ilvl="1" w:tplc="B63469D6">
      <w:start w:val="1"/>
      <w:numFmt w:val="bullet"/>
      <w:lvlText w:val="○"/>
      <w:lvlJc w:val="left"/>
      <w:pPr>
        <w:ind w:left="1440" w:hanging="360"/>
      </w:pPr>
    </w:lvl>
    <w:lvl w:ilvl="2" w:tplc="A0068358">
      <w:start w:val="1"/>
      <w:numFmt w:val="bullet"/>
      <w:lvlText w:val="■"/>
      <w:lvlJc w:val="left"/>
      <w:pPr>
        <w:ind w:left="2160" w:hanging="360"/>
      </w:pPr>
    </w:lvl>
    <w:lvl w:ilvl="3" w:tplc="54D2912A">
      <w:start w:val="1"/>
      <w:numFmt w:val="bullet"/>
      <w:lvlText w:val="●"/>
      <w:lvlJc w:val="left"/>
      <w:pPr>
        <w:ind w:left="2880" w:hanging="360"/>
      </w:pPr>
    </w:lvl>
    <w:lvl w:ilvl="4" w:tplc="79449F34">
      <w:start w:val="1"/>
      <w:numFmt w:val="bullet"/>
      <w:lvlText w:val="○"/>
      <w:lvlJc w:val="left"/>
      <w:pPr>
        <w:ind w:left="3600" w:hanging="360"/>
      </w:pPr>
    </w:lvl>
    <w:lvl w:ilvl="5" w:tplc="0764F1FA">
      <w:start w:val="1"/>
      <w:numFmt w:val="bullet"/>
      <w:lvlText w:val="■"/>
      <w:lvlJc w:val="left"/>
      <w:pPr>
        <w:ind w:left="4320" w:hanging="360"/>
      </w:pPr>
    </w:lvl>
    <w:lvl w:ilvl="6" w:tplc="B80C38E6">
      <w:start w:val="1"/>
      <w:numFmt w:val="bullet"/>
      <w:lvlText w:val="●"/>
      <w:lvlJc w:val="left"/>
      <w:pPr>
        <w:ind w:left="5040" w:hanging="360"/>
      </w:pPr>
    </w:lvl>
    <w:lvl w:ilvl="7" w:tplc="5D7E31DA">
      <w:start w:val="1"/>
      <w:numFmt w:val="bullet"/>
      <w:lvlText w:val="●"/>
      <w:lvlJc w:val="left"/>
      <w:pPr>
        <w:ind w:left="5760" w:hanging="360"/>
      </w:pPr>
    </w:lvl>
    <w:lvl w:ilvl="8" w:tplc="C560825E">
      <w:start w:val="1"/>
      <w:numFmt w:val="bullet"/>
      <w:lvlText w:val="●"/>
      <w:lvlJc w:val="left"/>
      <w:pPr>
        <w:ind w:left="6480" w:hanging="360"/>
      </w:pPr>
    </w:lvl>
  </w:abstractNum>
  <w:abstractNum w:abstractNumId="1" w15:restartNumberingAfterBreak="0">
    <w:nsid w:val="55124FBB"/>
    <w:multiLevelType w:val="hybridMultilevel"/>
    <w:tmpl w:val="C91492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5455293">
    <w:abstractNumId w:val="0"/>
    <w:lvlOverride w:ilvl="0">
      <w:startOverride w:val="1"/>
    </w:lvlOverride>
  </w:num>
  <w:num w:numId="2" w16cid:durableId="16305463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omy Doda">
    <w15:presenceInfo w15:providerId="AD" w15:userId="S::Tomy.Doda@unil.ch::023a5e24-f089-4e82-9406-b78528d427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159"/>
    <w:rsid w:val="000564A5"/>
    <w:rsid w:val="001139A7"/>
    <w:rsid w:val="00126442"/>
    <w:rsid w:val="00147BF8"/>
    <w:rsid w:val="001A1477"/>
    <w:rsid w:val="001D6BED"/>
    <w:rsid w:val="001F350F"/>
    <w:rsid w:val="002206F2"/>
    <w:rsid w:val="00283BD3"/>
    <w:rsid w:val="0030500B"/>
    <w:rsid w:val="003B1942"/>
    <w:rsid w:val="003C1C27"/>
    <w:rsid w:val="003C419E"/>
    <w:rsid w:val="004001F1"/>
    <w:rsid w:val="004B642D"/>
    <w:rsid w:val="004B6E53"/>
    <w:rsid w:val="00552326"/>
    <w:rsid w:val="005D01D2"/>
    <w:rsid w:val="0061323E"/>
    <w:rsid w:val="00696CDC"/>
    <w:rsid w:val="006B0D06"/>
    <w:rsid w:val="007037FF"/>
    <w:rsid w:val="007123C9"/>
    <w:rsid w:val="0072090E"/>
    <w:rsid w:val="00754F63"/>
    <w:rsid w:val="00760C73"/>
    <w:rsid w:val="007759C7"/>
    <w:rsid w:val="007A7D0F"/>
    <w:rsid w:val="007F15E6"/>
    <w:rsid w:val="00841938"/>
    <w:rsid w:val="008F4371"/>
    <w:rsid w:val="00934CCD"/>
    <w:rsid w:val="00987AD1"/>
    <w:rsid w:val="009C0F16"/>
    <w:rsid w:val="00A37064"/>
    <w:rsid w:val="00A47938"/>
    <w:rsid w:val="00A9486E"/>
    <w:rsid w:val="00AC4D9F"/>
    <w:rsid w:val="00AF1B53"/>
    <w:rsid w:val="00C4505D"/>
    <w:rsid w:val="00C502AB"/>
    <w:rsid w:val="00C93351"/>
    <w:rsid w:val="00D31D5D"/>
    <w:rsid w:val="00D57609"/>
    <w:rsid w:val="00D60E63"/>
    <w:rsid w:val="00D95837"/>
    <w:rsid w:val="00E238E9"/>
    <w:rsid w:val="00E357E6"/>
    <w:rsid w:val="00E61780"/>
    <w:rsid w:val="00E76159"/>
    <w:rsid w:val="00E81253"/>
    <w:rsid w:val="00E93D9A"/>
    <w:rsid w:val="00EB41C1"/>
    <w:rsid w:val="00EC1413"/>
    <w:rsid w:val="00EF0432"/>
    <w:rsid w:val="00EF20A7"/>
    <w:rsid w:val="00F14DC2"/>
    <w:rsid w:val="00F26BCE"/>
    <w:rsid w:val="00F470CB"/>
    <w:rsid w:val="00FD048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5EFC3"/>
  <w15:docId w15:val="{AEDC18FA-14E6-E54A-8E7F-E3DAD5873B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90"/>
      <w:outlineLvl w:val="0"/>
    </w:pPr>
    <w:rPr>
      <w:b/>
      <w:bCs/>
      <w:color w:val="1F3864"/>
      <w:sz w:val="26"/>
      <w:szCs w:val="26"/>
    </w:rPr>
  </w:style>
  <w:style w:type="paragraph" w:styleId="Heading2">
    <w:name w:val="heading 2"/>
    <w:uiPriority w:val="9"/>
    <w:unhideWhenUsed/>
    <w:qFormat/>
    <w:pPr>
      <w:spacing w:before="140" w:after="70"/>
      <w:outlineLvl w:val="1"/>
    </w:pPr>
    <w:rPr>
      <w:b/>
      <w:bCs/>
      <w:color w:val="2E5395"/>
      <w:sz w:val="21"/>
      <w:szCs w:val="21"/>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Revision">
    <w:name w:val="Revision"/>
    <w:hidden/>
    <w:uiPriority w:val="99"/>
    <w:semiHidden/>
    <w:rsid w:val="00D31D5D"/>
  </w:style>
  <w:style w:type="character" w:styleId="CommentReference">
    <w:name w:val="annotation reference"/>
    <w:basedOn w:val="DefaultParagraphFont"/>
    <w:uiPriority w:val="99"/>
    <w:semiHidden/>
    <w:unhideWhenUsed/>
    <w:rsid w:val="003C1C27"/>
    <w:rPr>
      <w:sz w:val="16"/>
      <w:szCs w:val="16"/>
    </w:rPr>
  </w:style>
  <w:style w:type="paragraph" w:styleId="CommentText">
    <w:name w:val="annotation text"/>
    <w:basedOn w:val="Normal"/>
    <w:link w:val="CommentTextChar"/>
    <w:uiPriority w:val="99"/>
    <w:unhideWhenUsed/>
    <w:rsid w:val="003C1C27"/>
  </w:style>
  <w:style w:type="character" w:customStyle="1" w:styleId="CommentTextChar">
    <w:name w:val="Comment Text Char"/>
    <w:basedOn w:val="DefaultParagraphFont"/>
    <w:link w:val="CommentText"/>
    <w:uiPriority w:val="99"/>
    <w:rsid w:val="003C1C27"/>
  </w:style>
  <w:style w:type="paragraph" w:styleId="CommentSubject">
    <w:name w:val="annotation subject"/>
    <w:basedOn w:val="CommentText"/>
    <w:next w:val="CommentText"/>
    <w:link w:val="CommentSubjectChar"/>
    <w:uiPriority w:val="99"/>
    <w:semiHidden/>
    <w:unhideWhenUsed/>
    <w:rsid w:val="003C1C27"/>
    <w:rPr>
      <w:b/>
      <w:bCs/>
    </w:rPr>
  </w:style>
  <w:style w:type="character" w:customStyle="1" w:styleId="CommentSubjectChar">
    <w:name w:val="Comment Subject Char"/>
    <w:basedOn w:val="CommentTextChar"/>
    <w:link w:val="CommentSubject"/>
    <w:uiPriority w:val="99"/>
    <w:semiHidden/>
    <w:rsid w:val="003C1C27"/>
    <w:rPr>
      <w:b/>
      <w:bCs/>
    </w:rPr>
  </w:style>
  <w:style w:type="character" w:styleId="PlaceholderText">
    <w:name w:val="Placeholder Text"/>
    <w:basedOn w:val="DefaultParagraphFont"/>
    <w:uiPriority w:val="99"/>
    <w:semiHidden/>
    <w:rsid w:val="001139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901FBE-89F7-4C59-9E1F-1159BD4EE6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946</Words>
  <Characters>5398</Characters>
  <Application>Microsoft Office Word</Application>
  <DocSecurity>0</DocSecurity>
  <Lines>44</Lines>
  <Paragraphs>12</Paragraphs>
  <ScaleCrop>false</ScaleCrop>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Tomy Doda</cp:lastModifiedBy>
  <cp:revision>56</cp:revision>
  <dcterms:created xsi:type="dcterms:W3CDTF">2026-08-08T12:57:00Z</dcterms:created>
  <dcterms:modified xsi:type="dcterms:W3CDTF">2026-08-11T07:58:00Z</dcterms:modified>
</cp:coreProperties>
</file>